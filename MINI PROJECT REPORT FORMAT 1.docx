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color w:val="4F81BD" w:themeColor="accent1"/>
          <w:sz w:val="28"/>
          <w:lang w:val="en-IN" w:eastAsia="en-IN"/>
        </w:rPr>
        <w:id w:val="1928694406"/>
        <w:docPartObj>
          <w:docPartGallery w:val="Cover Pages"/>
          <w:docPartUnique/>
        </w:docPartObj>
      </w:sdtPr>
      <w:sdtEndPr>
        <w:rPr>
          <w:b/>
          <w:color w:val="000000"/>
          <w:sz w:val="46"/>
        </w:rPr>
      </w:sdtEndPr>
      <w:sdtContent>
        <w:p w14:paraId="4C611B06" w14:textId="38A68E66" w:rsidR="00EC3973" w:rsidRDefault="00EC3973">
          <w:pPr>
            <w:pStyle w:val="NoSpacing"/>
            <w:spacing w:before="1540" w:after="240"/>
            <w:jc w:val="center"/>
            <w:rPr>
              <w:color w:val="4F81BD" w:themeColor="accent1"/>
            </w:rPr>
          </w:pPr>
          <w:r>
            <w:rPr>
              <w:noProof/>
              <w:color w:val="4F81BD" w:themeColor="accent1"/>
            </w:rPr>
            <w:drawing>
              <wp:inline distT="0" distB="0" distL="0" distR="0" wp14:anchorId="4586B39F" wp14:editId="5BA5A816">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1FA0F304210E41119FD32E5598F7E87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56A293" w14:textId="198D7AF7" w:rsidR="00EC3973" w:rsidRDefault="00EC3973">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Bio-Code</w:t>
              </w:r>
            </w:p>
          </w:sdtContent>
        </w:sdt>
        <w:sdt>
          <w:sdtPr>
            <w:rPr>
              <w:color w:val="4F81BD" w:themeColor="accent1"/>
              <w:sz w:val="28"/>
              <w:szCs w:val="28"/>
            </w:rPr>
            <w:alias w:val="Subtitle"/>
            <w:tag w:val=""/>
            <w:id w:val="328029620"/>
            <w:placeholder>
              <w:docPart w:val="06A3233FCB704ED792A50D6EACE04FF5"/>
            </w:placeholder>
            <w:dataBinding w:prefixMappings="xmlns:ns0='http://purl.org/dc/elements/1.1/' xmlns:ns1='http://schemas.openxmlformats.org/package/2006/metadata/core-properties' " w:xpath="/ns1:coreProperties[1]/ns0:subject[1]" w:storeItemID="{6C3C8BC8-F283-45AE-878A-BAB7291924A1}"/>
            <w:text/>
          </w:sdtPr>
          <w:sdtContent>
            <w:p w14:paraId="4AA7C2BC" w14:textId="5F5298D2" w:rsidR="00EC3973" w:rsidRDefault="00EC3973">
              <w:pPr>
                <w:pStyle w:val="NoSpacing"/>
                <w:jc w:val="center"/>
                <w:rPr>
                  <w:color w:val="4F81BD" w:themeColor="accent1"/>
                  <w:sz w:val="28"/>
                  <w:szCs w:val="28"/>
                </w:rPr>
              </w:pPr>
              <w:r>
                <w:rPr>
                  <w:color w:val="4F81BD" w:themeColor="accent1"/>
                  <w:sz w:val="28"/>
                  <w:szCs w:val="28"/>
                </w:rPr>
                <w:t>By Arabinda Chand</w:t>
              </w:r>
            </w:p>
          </w:sdtContent>
        </w:sdt>
        <w:p w14:paraId="20E67E44" w14:textId="3F0304D3" w:rsidR="00EC3973" w:rsidRDefault="003B6CCC">
          <w:pPr>
            <w:pStyle w:val="NoSpacing"/>
            <w:spacing w:before="480"/>
            <w:jc w:val="center"/>
            <w:rPr>
              <w:color w:val="4F81BD" w:themeColor="accent1"/>
            </w:rPr>
          </w:pPr>
          <w:r>
            <w:rPr>
              <w:noProof/>
            </w:rPr>
            <mc:AlternateContent>
              <mc:Choice Requires="wps">
                <w:drawing>
                  <wp:anchor distT="0" distB="0" distL="114300" distR="114300" simplePos="0" relativeHeight="251675648" behindDoc="0" locked="0" layoutInCell="1" allowOverlap="1" wp14:anchorId="4F46BFC7" wp14:editId="07EA3514">
                    <wp:simplePos x="0" y="0"/>
                    <wp:positionH relativeFrom="margin">
                      <wp:align>center</wp:align>
                    </wp:positionH>
                    <mc:AlternateContent>
                      <mc:Choice Requires="wp14">
                        <wp:positionV relativeFrom="page">
                          <wp14:pctPosVOffset>85000</wp14:pctPosVOffset>
                        </wp:positionV>
                      </mc:Choice>
                      <mc:Fallback>
                        <wp:positionV relativeFrom="page">
                          <wp:posOffset>9100185</wp:posOffset>
                        </wp:positionV>
                      </mc:Fallback>
                    </mc:AlternateContent>
                    <wp:extent cx="5558790" cy="583565"/>
                    <wp:effectExtent l="0" t="0" r="0" b="0"/>
                    <wp:wrapNone/>
                    <wp:docPr id="102614957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879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7AC4692" w14:textId="03772559" w:rsidR="00EC3973" w:rsidRDefault="00EC3973">
                                    <w:pPr>
                                      <w:pStyle w:val="NoSpacing"/>
                                      <w:spacing w:after="40"/>
                                      <w:jc w:val="center"/>
                                      <w:rPr>
                                        <w:caps/>
                                        <w:color w:val="4F81BD" w:themeColor="accent1"/>
                                        <w:sz w:val="28"/>
                                        <w:szCs w:val="28"/>
                                      </w:rPr>
                                    </w:pPr>
                                    <w:r>
                                      <w:rPr>
                                        <w:caps/>
                                        <w:color w:val="4F81BD" w:themeColor="accent1"/>
                                        <w:sz w:val="28"/>
                                        <w:szCs w:val="28"/>
                                      </w:rPr>
                                      <w:t>roll no.-11</w:t>
                                    </w:r>
                                  </w:p>
                                </w:sdtContent>
                              </w:sdt>
                              <w:p w14:paraId="371C1818" w14:textId="638920A8" w:rsidR="00EC3973"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C3973">
                                      <w:rPr>
                                        <w:caps/>
                                        <w:color w:val="4F81BD" w:themeColor="accent1"/>
                                      </w:rPr>
                                      <w:t>S.E.(sem-4)</w:t>
                                    </w:r>
                                  </w:sdtContent>
                                </w:sdt>
                              </w:p>
                              <w:p w14:paraId="4BD52E61" w14:textId="79174579" w:rsidR="00EC3973"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EC3973">
                                      <w:rPr>
                                        <w:color w:val="4F81BD" w:themeColor="accent1"/>
                                      </w:rPr>
                                      <w:t>Computer engineering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F46BFC7" id="_x0000_t202" coordsize="21600,21600" o:spt="202" path="m,l,21600r21600,l21600,xe">
                    <v:stroke joinstyle="miter"/>
                    <v:path gradientshapeok="t" o:connecttype="rect"/>
                  </v:shapetype>
                  <v:shape id="Text Box 79" o:spid="_x0000_s1026" type="#_x0000_t202" style="position:absolute;left:0;text-align:left;margin-left:0;margin-top:0;width:437.7pt;height:45.95pt;z-index:25167564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7AC4692" w14:textId="03772559" w:rsidR="00EC3973" w:rsidRDefault="00EC3973">
                              <w:pPr>
                                <w:pStyle w:val="NoSpacing"/>
                                <w:spacing w:after="40"/>
                                <w:jc w:val="center"/>
                                <w:rPr>
                                  <w:caps/>
                                  <w:color w:val="4F81BD" w:themeColor="accent1"/>
                                  <w:sz w:val="28"/>
                                  <w:szCs w:val="28"/>
                                </w:rPr>
                              </w:pPr>
                              <w:r>
                                <w:rPr>
                                  <w:caps/>
                                  <w:color w:val="4F81BD" w:themeColor="accent1"/>
                                  <w:sz w:val="28"/>
                                  <w:szCs w:val="28"/>
                                </w:rPr>
                                <w:t>roll no.-11</w:t>
                              </w:r>
                            </w:p>
                          </w:sdtContent>
                        </w:sdt>
                        <w:p w14:paraId="371C1818" w14:textId="638920A8" w:rsidR="00EC3973"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C3973">
                                <w:rPr>
                                  <w:caps/>
                                  <w:color w:val="4F81BD" w:themeColor="accent1"/>
                                </w:rPr>
                                <w:t>S.E.(sem-4)</w:t>
                              </w:r>
                            </w:sdtContent>
                          </w:sdt>
                        </w:p>
                        <w:p w14:paraId="4BD52E61" w14:textId="79174579" w:rsidR="00EC3973"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EC3973">
                                <w:rPr>
                                  <w:color w:val="4F81BD" w:themeColor="accent1"/>
                                </w:rPr>
                                <w:t>Computer engineering</w:t>
                              </w:r>
                            </w:sdtContent>
                          </w:sdt>
                        </w:p>
                      </w:txbxContent>
                    </v:textbox>
                    <w10:wrap anchorx="margin" anchory="page"/>
                  </v:shape>
                </w:pict>
              </mc:Fallback>
            </mc:AlternateContent>
          </w:r>
          <w:r w:rsidR="00EC3973">
            <w:rPr>
              <w:noProof/>
              <w:color w:val="4F81BD" w:themeColor="accent1"/>
            </w:rPr>
            <w:drawing>
              <wp:inline distT="0" distB="0" distL="0" distR="0" wp14:anchorId="01A7C0E6" wp14:editId="1B9FF79F">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4A060BE" w14:textId="24785D78" w:rsidR="00EC3973" w:rsidRDefault="00EC3973">
          <w:pPr>
            <w:spacing w:after="0" w:line="240" w:lineRule="auto"/>
            <w:ind w:left="0" w:firstLine="0"/>
            <w:jc w:val="left"/>
            <w:rPr>
              <w:b/>
              <w:sz w:val="46"/>
            </w:rPr>
          </w:pPr>
          <w:r>
            <w:rPr>
              <w:b/>
              <w:sz w:val="46"/>
            </w:rPr>
            <w:br w:type="page"/>
          </w:r>
        </w:p>
      </w:sdtContent>
    </w:sdt>
    <w:p w14:paraId="53E70F07" w14:textId="249EA158" w:rsidR="00836360" w:rsidRPr="0055369A" w:rsidRDefault="0055369A">
      <w:pPr>
        <w:spacing w:after="0" w:line="259" w:lineRule="auto"/>
        <w:ind w:left="1173"/>
        <w:jc w:val="center"/>
        <w:rPr>
          <w:b/>
        </w:rPr>
      </w:pPr>
      <w:r w:rsidRPr="0055369A">
        <w:rPr>
          <w:b/>
          <w:sz w:val="46"/>
        </w:rPr>
        <w:lastRenderedPageBreak/>
        <w:t xml:space="preserve">MINI PROJECT </w:t>
      </w:r>
    </w:p>
    <w:p w14:paraId="62386106" w14:textId="77777777" w:rsidR="00836360" w:rsidRDefault="0055369A">
      <w:pPr>
        <w:spacing w:after="140" w:line="259" w:lineRule="auto"/>
        <w:ind w:left="1065" w:firstLine="0"/>
        <w:jc w:val="center"/>
      </w:pPr>
      <w:r>
        <w:rPr>
          <w:sz w:val="36"/>
        </w:rPr>
        <w:t xml:space="preserve">Report on </w:t>
      </w:r>
    </w:p>
    <w:p w14:paraId="27EF0915" w14:textId="77777777" w:rsidR="00836360" w:rsidRDefault="00836360">
      <w:pPr>
        <w:spacing w:after="0" w:line="259" w:lineRule="auto"/>
        <w:ind w:left="1201" w:firstLine="0"/>
        <w:jc w:val="center"/>
      </w:pPr>
    </w:p>
    <w:p w14:paraId="183C45AB" w14:textId="7A84A41B" w:rsidR="00836360" w:rsidRDefault="0055369A" w:rsidP="00EC3973">
      <w:pPr>
        <w:spacing w:after="0" w:line="259" w:lineRule="auto"/>
        <w:jc w:val="center"/>
      </w:pPr>
      <w:r>
        <w:rPr>
          <w:b/>
          <w:sz w:val="36"/>
          <w:szCs w:val="20"/>
        </w:rPr>
        <w:t>“</w:t>
      </w:r>
      <w:r w:rsidR="00EC3973">
        <w:rPr>
          <w:b/>
          <w:sz w:val="36"/>
          <w:szCs w:val="20"/>
        </w:rPr>
        <w:t>Bio-Code</w:t>
      </w:r>
      <w:r>
        <w:rPr>
          <w:b/>
          <w:sz w:val="36"/>
          <w:szCs w:val="20"/>
        </w:rPr>
        <w:t>”</w:t>
      </w:r>
    </w:p>
    <w:p w14:paraId="5B497F32" w14:textId="77777777" w:rsidR="00836360" w:rsidRDefault="0055369A">
      <w:pPr>
        <w:spacing w:after="1" w:line="358" w:lineRule="auto"/>
        <w:ind w:left="978" w:firstLine="0"/>
        <w:jc w:val="center"/>
      </w:pPr>
      <w:r>
        <w:rPr>
          <w:sz w:val="32"/>
        </w:rPr>
        <w:t xml:space="preserve">Submitted in partial </w:t>
      </w:r>
      <w:r>
        <w:rPr>
          <w:sz w:val="32"/>
          <w:lang w:val="en-US"/>
        </w:rPr>
        <w:t>fulfillment</w:t>
      </w:r>
      <w:r>
        <w:rPr>
          <w:sz w:val="32"/>
        </w:rPr>
        <w:t xml:space="preserve"> of the requirements of the degree </w:t>
      </w:r>
    </w:p>
    <w:p w14:paraId="2DA18558" w14:textId="77777777" w:rsidR="00836360" w:rsidRDefault="0055369A">
      <w:pPr>
        <w:spacing w:after="288" w:line="358" w:lineRule="auto"/>
        <w:ind w:left="772" w:right="376"/>
        <w:jc w:val="center"/>
      </w:pPr>
      <w:r>
        <w:rPr>
          <w:b/>
          <w:sz w:val="32"/>
        </w:rPr>
        <w:t xml:space="preserve">BACHELOR OF ENGINEERING </w:t>
      </w:r>
      <w:r>
        <w:rPr>
          <w:b/>
          <w:bCs/>
          <w:sz w:val="32"/>
        </w:rPr>
        <w:t>IN</w:t>
      </w:r>
      <w:r>
        <w:rPr>
          <w:sz w:val="32"/>
          <w:lang w:val="en-US"/>
        </w:rPr>
        <w:t xml:space="preserve">COMPUTER ENGINEERING </w:t>
      </w:r>
    </w:p>
    <w:p w14:paraId="28855531" w14:textId="77777777" w:rsidR="00836360" w:rsidRDefault="0055369A">
      <w:pPr>
        <w:spacing w:after="0" w:line="259" w:lineRule="auto"/>
        <w:ind w:left="1197" w:firstLine="0"/>
        <w:jc w:val="center"/>
      </w:pPr>
      <w:r>
        <w:rPr>
          <w:sz w:val="30"/>
        </w:rPr>
        <w:t xml:space="preserve">By </w:t>
      </w:r>
    </w:p>
    <w:p w14:paraId="1E21F293" w14:textId="77777777" w:rsidR="00836360" w:rsidRPr="0055369A" w:rsidRDefault="0055369A" w:rsidP="00EC3973">
      <w:pPr>
        <w:spacing w:after="0" w:line="259" w:lineRule="auto"/>
        <w:ind w:left="0" w:firstLine="0"/>
        <w:jc w:val="center"/>
        <w:rPr>
          <w:b/>
          <w:bCs/>
          <w:u w:val="dash"/>
        </w:rPr>
      </w:pPr>
      <w:r w:rsidRPr="0055369A">
        <w:rPr>
          <w:b/>
          <w:bCs/>
          <w:u w:val="dash"/>
        </w:rPr>
        <w:t>ARABINDA CHAND</w:t>
      </w:r>
    </w:p>
    <w:p w14:paraId="1763A69B" w14:textId="77777777" w:rsidR="00836360" w:rsidRPr="0055369A" w:rsidRDefault="00836360">
      <w:pPr>
        <w:spacing w:after="0" w:line="259" w:lineRule="auto"/>
        <w:ind w:left="0" w:firstLine="0"/>
        <w:jc w:val="center"/>
        <w:rPr>
          <w:u w:val="dash"/>
        </w:rPr>
      </w:pPr>
    </w:p>
    <w:p w14:paraId="64FB3A6F" w14:textId="77777777" w:rsidR="00836360" w:rsidRDefault="0055369A">
      <w:pPr>
        <w:spacing w:after="131" w:line="259" w:lineRule="auto"/>
        <w:jc w:val="center"/>
      </w:pPr>
      <w:r>
        <w:t xml:space="preserve">Guide </w:t>
      </w:r>
    </w:p>
    <w:p w14:paraId="14FDA206" w14:textId="77777777" w:rsidR="00836360" w:rsidRPr="00160C46" w:rsidRDefault="0055369A">
      <w:pPr>
        <w:pStyle w:val="Heading3"/>
        <w:rPr>
          <w:u w:val="double"/>
          <w:lang w:val="en-US"/>
        </w:rPr>
      </w:pPr>
      <w:proofErr w:type="spellStart"/>
      <w:proofErr w:type="gramStart"/>
      <w:r w:rsidRPr="00160C46">
        <w:rPr>
          <w:u w:val="double"/>
        </w:rPr>
        <w:t>Dr</w:t>
      </w:r>
      <w:r w:rsidR="00160C46" w:rsidRPr="00160C46">
        <w:rPr>
          <w:u w:val="double"/>
        </w:rPr>
        <w:t>.</w:t>
      </w:r>
      <w:r w:rsidRPr="00160C46">
        <w:rPr>
          <w:u w:val="double"/>
        </w:rPr>
        <w:t>Shital</w:t>
      </w:r>
      <w:proofErr w:type="spellEnd"/>
      <w:proofErr w:type="gramEnd"/>
      <w:r w:rsidRPr="00160C46">
        <w:rPr>
          <w:u w:val="double"/>
        </w:rPr>
        <w:t xml:space="preserve"> Agrawal</w:t>
      </w:r>
    </w:p>
    <w:p w14:paraId="613D70A8" w14:textId="77777777" w:rsidR="00836360" w:rsidRDefault="00836360">
      <w:pPr>
        <w:spacing w:after="0" w:line="259" w:lineRule="auto"/>
        <w:ind w:left="0" w:firstLine="0"/>
        <w:jc w:val="left"/>
      </w:pPr>
    </w:p>
    <w:p w14:paraId="0D17CAE1" w14:textId="77777777" w:rsidR="00836360" w:rsidRDefault="0055369A">
      <w:pPr>
        <w:spacing w:after="11" w:line="259" w:lineRule="auto"/>
        <w:ind w:left="3906" w:firstLine="0"/>
        <w:jc w:val="left"/>
      </w:pPr>
      <w:r>
        <w:rPr>
          <w:rFonts w:ascii="SimSun" w:eastAsia="SimSun" w:hAnsi="SimSun" w:cs="SimSun"/>
          <w:noProof/>
          <w:sz w:val="24"/>
          <w:szCs w:val="24"/>
          <w:lang w:val="en-US" w:eastAsia="en-US"/>
        </w:rPr>
        <w:drawing>
          <wp:inline distT="0" distB="0" distL="114300" distR="114300" wp14:anchorId="72652028" wp14:editId="2C8F9DFC">
            <wp:extent cx="1905000" cy="1323975"/>
            <wp:effectExtent l="0" t="0" r="0" b="9525"/>
            <wp:docPr id="7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 descr="IMG_256"/>
                    <pic:cNvPicPr>
                      <a:picLocks noChangeAspect="1"/>
                    </pic:cNvPicPr>
                  </pic:nvPicPr>
                  <pic:blipFill>
                    <a:blip r:embed="rId12"/>
                    <a:stretch>
                      <a:fillRect/>
                    </a:stretch>
                  </pic:blipFill>
                  <pic:spPr>
                    <a:xfrm>
                      <a:off x="0" y="0"/>
                      <a:ext cx="1905000" cy="1323975"/>
                    </a:xfrm>
                    <a:prstGeom prst="rect">
                      <a:avLst/>
                    </a:prstGeom>
                    <a:noFill/>
                    <a:ln w="9525">
                      <a:noFill/>
                    </a:ln>
                  </pic:spPr>
                </pic:pic>
              </a:graphicData>
            </a:graphic>
          </wp:inline>
        </w:drawing>
      </w:r>
    </w:p>
    <w:p w14:paraId="64CED827" w14:textId="77777777" w:rsidR="00836360" w:rsidRDefault="00836360">
      <w:pPr>
        <w:spacing w:after="24" w:line="259" w:lineRule="auto"/>
        <w:ind w:left="0" w:firstLine="0"/>
        <w:jc w:val="left"/>
      </w:pPr>
    </w:p>
    <w:p w14:paraId="6E4735C5" w14:textId="77777777" w:rsidR="00836360" w:rsidRDefault="00836360">
      <w:pPr>
        <w:spacing w:after="211" w:line="259" w:lineRule="auto"/>
        <w:ind w:left="0" w:firstLine="0"/>
        <w:jc w:val="left"/>
      </w:pPr>
    </w:p>
    <w:p w14:paraId="3CE6AC18" w14:textId="77777777" w:rsidR="00836360" w:rsidRDefault="0055369A">
      <w:pPr>
        <w:spacing w:after="0" w:line="393" w:lineRule="auto"/>
        <w:ind w:left="1433" w:firstLine="0"/>
        <w:jc w:val="center"/>
        <w:rPr>
          <w:b/>
          <w:sz w:val="40"/>
          <w:lang w:val="en-US"/>
        </w:rPr>
      </w:pPr>
      <w:r>
        <w:rPr>
          <w:b/>
          <w:sz w:val="40"/>
        </w:rPr>
        <w:t xml:space="preserve">Department of </w:t>
      </w:r>
      <w:r>
        <w:rPr>
          <w:b/>
          <w:sz w:val="40"/>
          <w:lang w:val="en-US"/>
        </w:rPr>
        <w:t xml:space="preserve">Computer Engineering </w:t>
      </w:r>
    </w:p>
    <w:p w14:paraId="7864F35A" w14:textId="77777777" w:rsidR="00836360" w:rsidRDefault="0055369A">
      <w:pPr>
        <w:spacing w:after="0" w:line="393" w:lineRule="auto"/>
        <w:ind w:left="1433" w:firstLine="0"/>
        <w:jc w:val="center"/>
        <w:rPr>
          <w:sz w:val="32"/>
          <w:szCs w:val="32"/>
          <w:lang w:val="en-US"/>
        </w:rPr>
      </w:pPr>
      <w:r>
        <w:rPr>
          <w:b/>
          <w:sz w:val="32"/>
          <w:szCs w:val="32"/>
          <w:lang w:val="en-US"/>
        </w:rPr>
        <w:t>B R Harne College of Engineering and Technology</w:t>
      </w:r>
    </w:p>
    <w:p w14:paraId="53D8AD58" w14:textId="77777777" w:rsidR="00836360" w:rsidRDefault="0055369A">
      <w:pPr>
        <w:spacing w:after="0" w:line="376" w:lineRule="auto"/>
        <w:jc w:val="center"/>
        <w:rPr>
          <w:b/>
          <w:sz w:val="32"/>
        </w:rPr>
      </w:pPr>
      <w:proofErr w:type="gramStart"/>
      <w:r>
        <w:rPr>
          <w:b/>
          <w:sz w:val="32"/>
          <w:lang w:val="en-US"/>
        </w:rPr>
        <w:t>Karav</w:t>
      </w:r>
      <w:r>
        <w:rPr>
          <w:b/>
          <w:sz w:val="32"/>
        </w:rPr>
        <w:t xml:space="preserve">,  </w:t>
      </w:r>
      <w:proofErr w:type="spellStart"/>
      <w:r>
        <w:rPr>
          <w:b/>
          <w:sz w:val="32"/>
          <w:lang w:val="en-US"/>
        </w:rPr>
        <w:t>Vangani</w:t>
      </w:r>
      <w:proofErr w:type="spellEnd"/>
      <w:proofErr w:type="gramEnd"/>
      <w:r>
        <w:rPr>
          <w:b/>
          <w:sz w:val="32"/>
          <w:lang w:val="en-US"/>
        </w:rPr>
        <w:t xml:space="preserve"> (W</w:t>
      </w:r>
      <w:proofErr w:type="gramStart"/>
      <w:r>
        <w:rPr>
          <w:b/>
          <w:sz w:val="32"/>
          <w:lang w:val="en-US"/>
        </w:rPr>
        <w:t xml:space="preserve">) </w:t>
      </w:r>
      <w:r>
        <w:rPr>
          <w:b/>
          <w:sz w:val="32"/>
        </w:rPr>
        <w:t xml:space="preserve"> -</w:t>
      </w:r>
      <w:proofErr w:type="gramEnd"/>
      <w:r>
        <w:rPr>
          <w:b/>
          <w:sz w:val="32"/>
        </w:rPr>
        <w:t>421</w:t>
      </w:r>
      <w:r>
        <w:rPr>
          <w:b/>
          <w:sz w:val="32"/>
          <w:lang w:val="en-US"/>
        </w:rPr>
        <w:t>5</w:t>
      </w:r>
      <w:r>
        <w:rPr>
          <w:b/>
          <w:sz w:val="32"/>
        </w:rPr>
        <w:t xml:space="preserve">03   </w:t>
      </w:r>
    </w:p>
    <w:p w14:paraId="3A7EE74E" w14:textId="77777777" w:rsidR="00836360" w:rsidRDefault="0055369A">
      <w:pPr>
        <w:spacing w:after="0" w:line="376" w:lineRule="auto"/>
        <w:jc w:val="center"/>
      </w:pPr>
      <w:r>
        <w:rPr>
          <w:b/>
          <w:sz w:val="40"/>
        </w:rPr>
        <w:t xml:space="preserve">University of Mumbai </w:t>
      </w:r>
      <w:r>
        <w:rPr>
          <w:b/>
          <w:sz w:val="36"/>
        </w:rPr>
        <w:t>(AY 2024-25)</w:t>
      </w:r>
    </w:p>
    <w:p w14:paraId="317C691D" w14:textId="77777777" w:rsidR="00836360" w:rsidRDefault="00836360">
      <w:pPr>
        <w:ind w:left="0" w:firstLine="0"/>
        <w:sectPr w:rsidR="00836360" w:rsidSect="00BC6561">
          <w:headerReference w:type="even" r:id="rId13"/>
          <w:headerReference w:type="default" r:id="rId14"/>
          <w:footerReference w:type="even" r:id="rId15"/>
          <w:footerReference w:type="default" r:id="rId16"/>
          <w:headerReference w:type="first" r:id="rId17"/>
          <w:footerReference w:type="first" r:id="rId18"/>
          <w:pgSz w:w="11940" w:h="16860"/>
          <w:pgMar w:top="1440" w:right="1940" w:bottom="1440" w:left="1241" w:header="480" w:footer="478" w:gutter="0"/>
          <w:pgBorders w:offsetFrom="page">
            <w:top w:val="weavingBraid" w:sz="24" w:space="24" w:color="FFFF00"/>
            <w:left w:val="weavingBraid" w:sz="24" w:space="24" w:color="FFFF00"/>
            <w:bottom w:val="weavingBraid" w:sz="24" w:space="24" w:color="FFFF00"/>
            <w:right w:val="weavingBraid" w:sz="24" w:space="24" w:color="FFFF00"/>
          </w:pgBorders>
          <w:pgNumType w:start="0"/>
          <w:cols w:space="720"/>
          <w:titlePg/>
          <w:docGrid w:linePitch="381"/>
        </w:sectPr>
      </w:pPr>
    </w:p>
    <w:p w14:paraId="0CD945D8" w14:textId="77777777" w:rsidR="00836360" w:rsidRDefault="00836360">
      <w:pPr>
        <w:spacing w:after="0" w:line="259" w:lineRule="auto"/>
        <w:ind w:left="0" w:firstLine="0"/>
        <w:jc w:val="left"/>
      </w:pPr>
    </w:p>
    <w:p w14:paraId="06592DD0" w14:textId="77777777" w:rsidR="00836360" w:rsidRDefault="00836360">
      <w:pPr>
        <w:spacing w:after="254" w:line="259" w:lineRule="auto"/>
        <w:ind w:left="0" w:firstLine="0"/>
        <w:jc w:val="left"/>
      </w:pPr>
    </w:p>
    <w:p w14:paraId="263F3CD6" w14:textId="77777777" w:rsidR="00836360" w:rsidRDefault="0055369A">
      <w:pPr>
        <w:spacing w:after="0" w:line="259" w:lineRule="auto"/>
        <w:ind w:left="1173" w:right="533"/>
        <w:jc w:val="center"/>
      </w:pPr>
      <w:r>
        <w:rPr>
          <w:b/>
          <w:sz w:val="46"/>
        </w:rPr>
        <w:t xml:space="preserve">CERTIFICATE </w:t>
      </w:r>
    </w:p>
    <w:p w14:paraId="630DA107" w14:textId="77777777" w:rsidR="00836360" w:rsidRDefault="00836360">
      <w:pPr>
        <w:spacing w:after="71" w:line="259" w:lineRule="auto"/>
        <w:ind w:left="0" w:firstLine="0"/>
        <w:jc w:val="left"/>
      </w:pPr>
    </w:p>
    <w:p w14:paraId="1CE767BB" w14:textId="77777777" w:rsidR="00836360" w:rsidRDefault="00836360">
      <w:pPr>
        <w:spacing w:after="0" w:line="259" w:lineRule="auto"/>
        <w:ind w:left="0" w:firstLine="0"/>
        <w:jc w:val="left"/>
      </w:pPr>
    </w:p>
    <w:p w14:paraId="748330C5" w14:textId="71E30AA8" w:rsidR="00836360" w:rsidRDefault="0055369A">
      <w:pPr>
        <w:spacing w:after="44" w:line="480" w:lineRule="auto"/>
        <w:ind w:left="1279" w:right="273" w:firstLine="0"/>
      </w:pPr>
      <w:r>
        <w:rPr>
          <w:sz w:val="25"/>
        </w:rPr>
        <w:t xml:space="preserve">This is to certify that the Mini Project entitled </w:t>
      </w:r>
      <w:r>
        <w:rPr>
          <w:b/>
          <w:sz w:val="25"/>
        </w:rPr>
        <w:t>“</w:t>
      </w:r>
      <w:r w:rsidR="00295F51">
        <w:rPr>
          <w:b/>
          <w:sz w:val="25"/>
        </w:rPr>
        <w:t>B</w:t>
      </w:r>
      <w:r w:rsidR="00295F51" w:rsidRPr="00295F51">
        <w:rPr>
          <w:b/>
          <w:sz w:val="25"/>
        </w:rPr>
        <w:t>io-Code</w:t>
      </w:r>
      <w:r w:rsidRPr="00295F51">
        <w:rPr>
          <w:b/>
          <w:sz w:val="25"/>
        </w:rPr>
        <w:t>”</w:t>
      </w:r>
      <w:r>
        <w:rPr>
          <w:b/>
          <w:sz w:val="25"/>
        </w:rPr>
        <w:t xml:space="preserve"> </w:t>
      </w:r>
      <w:r>
        <w:rPr>
          <w:sz w:val="25"/>
        </w:rPr>
        <w:t xml:space="preserve">is a </w:t>
      </w:r>
      <w:proofErr w:type="spellStart"/>
      <w:r>
        <w:rPr>
          <w:sz w:val="25"/>
        </w:rPr>
        <w:t>bonafide</w:t>
      </w:r>
      <w:proofErr w:type="spellEnd"/>
      <w:r>
        <w:rPr>
          <w:sz w:val="25"/>
        </w:rPr>
        <w:t xml:space="preserve"> work of</w:t>
      </w:r>
      <w:r>
        <w:rPr>
          <w:sz w:val="25"/>
          <w:lang w:val="en-US"/>
        </w:rPr>
        <w:t xml:space="preserve"> carried out by his/her under the supervision of Prof.</w:t>
      </w:r>
      <w:r w:rsidR="00E21551">
        <w:rPr>
          <w:sz w:val="25"/>
          <w:lang w:val="en-US"/>
        </w:rPr>
        <w:t xml:space="preserve"> Shital </w:t>
      </w:r>
      <w:proofErr w:type="spellStart"/>
      <w:r w:rsidR="00E21551">
        <w:rPr>
          <w:sz w:val="25"/>
          <w:lang w:val="en-US"/>
        </w:rPr>
        <w:t>agrawal</w:t>
      </w:r>
      <w:proofErr w:type="spellEnd"/>
      <w:r>
        <w:rPr>
          <w:sz w:val="25"/>
          <w:lang w:val="en-US"/>
        </w:rPr>
        <w:t xml:space="preserve">, and it </w:t>
      </w:r>
      <w:proofErr w:type="gramStart"/>
      <w:r>
        <w:rPr>
          <w:sz w:val="25"/>
          <w:lang w:val="en-US"/>
        </w:rPr>
        <w:t>is</w:t>
      </w:r>
      <w:r>
        <w:rPr>
          <w:sz w:val="25"/>
        </w:rPr>
        <w:t xml:space="preserve">  submitted</w:t>
      </w:r>
      <w:proofErr w:type="gramEnd"/>
      <w:r>
        <w:rPr>
          <w:sz w:val="25"/>
        </w:rPr>
        <w:t xml:space="preserve"> to the University of Mumbai in partial </w:t>
      </w:r>
      <w:r>
        <w:rPr>
          <w:sz w:val="25"/>
          <w:lang w:val="en-US"/>
        </w:rPr>
        <w:t>fulfillment</w:t>
      </w:r>
      <w:r>
        <w:rPr>
          <w:sz w:val="25"/>
        </w:rPr>
        <w:t xml:space="preserve"> of the requirement for the award of the degree of </w:t>
      </w:r>
      <w:r>
        <w:rPr>
          <w:b/>
          <w:sz w:val="25"/>
        </w:rPr>
        <w:t xml:space="preserve">“Bachelor of Engineering” </w:t>
      </w:r>
      <w:r>
        <w:rPr>
          <w:sz w:val="25"/>
        </w:rPr>
        <w:t xml:space="preserve">in </w:t>
      </w:r>
      <w:r>
        <w:rPr>
          <w:b/>
          <w:sz w:val="25"/>
        </w:rPr>
        <w:t>“</w:t>
      </w:r>
      <w:r>
        <w:rPr>
          <w:b/>
          <w:sz w:val="25"/>
          <w:lang w:val="en-US"/>
        </w:rPr>
        <w:t xml:space="preserve">Computer Engineering </w:t>
      </w:r>
      <w:proofErr w:type="gramStart"/>
      <w:r>
        <w:rPr>
          <w:b/>
          <w:sz w:val="25"/>
          <w:lang w:val="en-US"/>
        </w:rPr>
        <w:t>".</w:t>
      </w:r>
      <w:r>
        <w:rPr>
          <w:b/>
          <w:sz w:val="25"/>
        </w:rPr>
        <w:t>.</w:t>
      </w:r>
      <w:proofErr w:type="gramEnd"/>
      <w:r>
        <w:rPr>
          <w:b/>
          <w:sz w:val="25"/>
        </w:rPr>
        <w:t xml:space="preserve"> </w:t>
      </w:r>
    </w:p>
    <w:p w14:paraId="67F2EC7A" w14:textId="77777777" w:rsidR="00836360" w:rsidRDefault="00836360">
      <w:pPr>
        <w:spacing w:after="0" w:line="259" w:lineRule="auto"/>
        <w:ind w:left="0" w:firstLine="0"/>
        <w:jc w:val="left"/>
      </w:pPr>
    </w:p>
    <w:p w14:paraId="6D66E859" w14:textId="77777777" w:rsidR="00836360" w:rsidRDefault="00836360">
      <w:pPr>
        <w:spacing w:after="0" w:line="259" w:lineRule="auto"/>
        <w:ind w:left="0" w:firstLine="0"/>
        <w:jc w:val="left"/>
      </w:pPr>
    </w:p>
    <w:p w14:paraId="1FEC8AFB" w14:textId="0705A20E" w:rsidR="00836360" w:rsidRDefault="003B6CCC">
      <w:pPr>
        <w:spacing w:after="0" w:line="259" w:lineRule="auto"/>
        <w:ind w:left="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59264" behindDoc="0" locked="0" layoutInCell="1" allowOverlap="1" wp14:anchorId="1CACA557" wp14:editId="66773A54">
                <wp:simplePos x="0" y="0"/>
                <wp:positionH relativeFrom="page">
                  <wp:posOffset>304800</wp:posOffset>
                </wp:positionH>
                <wp:positionV relativeFrom="page">
                  <wp:posOffset>310515</wp:posOffset>
                </wp:positionV>
                <wp:extent cx="6350" cy="10085705"/>
                <wp:effectExtent l="0" t="0" r="12700" b="0"/>
                <wp:wrapSquare wrapText="bothSides"/>
                <wp:docPr id="1027" name="Group 33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16" name="Freeform 16"/>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4D552A0C" id="Group 33381" o:spid="_x0000_s1026" style="position:absolute;margin-left:24pt;margin-top:24.45pt;width:.5pt;height:794.15pt;z-index:25166028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">
                <v:shape id="Freeform 16"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" path="m,l9144,r,10085832l,10085832,,e" fillcolor="black" strokeweight="0">
                  <v:stroke joinstyle="miter"/>
                  <v:path arrowok="t"/>
                </v:shape>
                <w10:wrap type="square" anchorx="page" anchory="page"/>
              </v:group>
            </w:pict>
          </mc:Fallback>
        </mc:AlternateContent>
      </w:r>
      <w:r>
        <w:rPr>
          <w:rFonts w:ascii="Calibri" w:eastAsia="Calibri" w:hAnsi="Calibri" w:cs="Calibri"/>
          <w:noProof/>
          <w:sz w:val="22"/>
          <w:lang w:val="en-US" w:eastAsia="en-US" w:bidi="mr-IN"/>
        </w:rPr>
        <mc:AlternateContent>
          <mc:Choice Requires="wpg">
            <w:drawing>
              <wp:anchor distT="0" distB="0" distL="114300" distR="114300" simplePos="0" relativeHeight="251661312" behindDoc="0" locked="0" layoutInCell="1" allowOverlap="1" wp14:anchorId="264FB773" wp14:editId="73F723EC">
                <wp:simplePos x="0" y="0"/>
                <wp:positionH relativeFrom="page">
                  <wp:posOffset>7272020</wp:posOffset>
                </wp:positionH>
                <wp:positionV relativeFrom="page">
                  <wp:posOffset>310515</wp:posOffset>
                </wp:positionV>
                <wp:extent cx="6350" cy="10085705"/>
                <wp:effectExtent l="0" t="0" r="12700" b="0"/>
                <wp:wrapSquare wrapText="bothSides"/>
                <wp:docPr id="1029" name="Group 33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17" name="Freeform 17"/>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62B38A11" id="Group 33383" o:spid="_x0000_s1026" style="position:absolute;margin-left:572.6pt;margin-top:24.45pt;width:.5pt;height:794.15pt;z-index:25166131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">
                <v:shape id="Freeform 1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" path="m,l9144,r,10085832l,10085832,,e" fillcolor="black" strokeweight="0">
                  <v:stroke joinstyle="miter"/>
                  <v:path arrowok="t"/>
                </v:shape>
                <w10:wrap type="square" anchorx="page" anchory="page"/>
              </v:group>
            </w:pict>
          </mc:Fallback>
        </mc:AlternateContent>
      </w:r>
    </w:p>
    <w:p w14:paraId="509C8158" w14:textId="77777777" w:rsidR="00836360" w:rsidRDefault="00836360">
      <w:pPr>
        <w:spacing w:after="0" w:line="259" w:lineRule="auto"/>
        <w:ind w:left="0" w:firstLine="0"/>
        <w:jc w:val="left"/>
      </w:pPr>
    </w:p>
    <w:p w14:paraId="1F1AF5B9" w14:textId="77777777" w:rsidR="00836360" w:rsidRDefault="00836360">
      <w:pPr>
        <w:spacing w:after="136" w:line="259" w:lineRule="auto"/>
        <w:ind w:left="0" w:firstLine="0"/>
        <w:jc w:val="left"/>
      </w:pPr>
    </w:p>
    <w:p w14:paraId="68516B22" w14:textId="77777777" w:rsidR="00836360" w:rsidRDefault="0055369A">
      <w:pPr>
        <w:spacing w:after="115" w:line="259" w:lineRule="auto"/>
        <w:ind w:left="637" w:firstLine="0"/>
        <w:jc w:val="center"/>
      </w:pPr>
      <w:r>
        <w:rPr>
          <w:b/>
          <w:sz w:val="24"/>
        </w:rPr>
        <w:t>(Prof. S</w:t>
      </w:r>
      <w:r w:rsidR="00E21551">
        <w:rPr>
          <w:b/>
          <w:sz w:val="24"/>
        </w:rPr>
        <w:t>hital Agrawal</w:t>
      </w:r>
      <w:r>
        <w:rPr>
          <w:b/>
          <w:sz w:val="24"/>
        </w:rPr>
        <w:t xml:space="preserve">) </w:t>
      </w:r>
    </w:p>
    <w:p w14:paraId="1687E8A5" w14:textId="77777777" w:rsidR="00836360" w:rsidRDefault="0055369A">
      <w:pPr>
        <w:spacing w:after="0" w:line="265" w:lineRule="auto"/>
        <w:ind w:left="1003"/>
        <w:jc w:val="center"/>
      </w:pPr>
      <w:r>
        <w:rPr>
          <w:sz w:val="24"/>
        </w:rPr>
        <w:t xml:space="preserve">Guide </w:t>
      </w:r>
    </w:p>
    <w:p w14:paraId="76F4CDFE" w14:textId="77777777" w:rsidR="00836360" w:rsidRDefault="00836360">
      <w:pPr>
        <w:spacing w:after="0" w:line="259" w:lineRule="auto"/>
        <w:ind w:left="0" w:firstLine="0"/>
        <w:jc w:val="left"/>
      </w:pPr>
    </w:p>
    <w:p w14:paraId="288F7120" w14:textId="77777777" w:rsidR="00836360" w:rsidRDefault="00836360">
      <w:pPr>
        <w:spacing w:after="0" w:line="259" w:lineRule="auto"/>
        <w:ind w:left="0" w:firstLine="0"/>
        <w:jc w:val="left"/>
      </w:pPr>
    </w:p>
    <w:p w14:paraId="21F3A92D" w14:textId="77777777" w:rsidR="00836360" w:rsidRDefault="00836360">
      <w:pPr>
        <w:spacing w:after="0" w:line="259" w:lineRule="auto"/>
        <w:ind w:left="0" w:firstLine="0"/>
        <w:jc w:val="left"/>
      </w:pPr>
    </w:p>
    <w:p w14:paraId="1BADE0F1" w14:textId="77777777" w:rsidR="00836360" w:rsidRDefault="00836360">
      <w:pPr>
        <w:spacing w:after="0" w:line="259" w:lineRule="auto"/>
        <w:ind w:left="0" w:firstLine="0"/>
        <w:jc w:val="left"/>
      </w:pPr>
    </w:p>
    <w:p w14:paraId="789B3CDD" w14:textId="77777777" w:rsidR="00836360" w:rsidRDefault="00836360">
      <w:pPr>
        <w:spacing w:after="0" w:line="259" w:lineRule="auto"/>
        <w:ind w:left="0" w:firstLine="0"/>
        <w:jc w:val="left"/>
      </w:pPr>
    </w:p>
    <w:p w14:paraId="767AD6C7" w14:textId="77777777" w:rsidR="00836360" w:rsidRDefault="00836360">
      <w:pPr>
        <w:spacing w:after="0" w:line="259" w:lineRule="auto"/>
        <w:ind w:left="0" w:firstLine="0"/>
        <w:jc w:val="left"/>
      </w:pPr>
    </w:p>
    <w:p w14:paraId="618E9118" w14:textId="77777777" w:rsidR="00836360" w:rsidRDefault="00836360">
      <w:pPr>
        <w:spacing w:after="0" w:line="259" w:lineRule="auto"/>
        <w:ind w:left="0" w:firstLine="0"/>
        <w:jc w:val="left"/>
      </w:pPr>
    </w:p>
    <w:p w14:paraId="356128DA" w14:textId="6543E761" w:rsidR="00836360" w:rsidRDefault="0055369A" w:rsidP="000B21F5">
      <w:pPr>
        <w:spacing w:after="0" w:line="259" w:lineRule="auto"/>
        <w:ind w:left="0" w:firstLineChars="450" w:firstLine="1084"/>
      </w:pPr>
      <w:proofErr w:type="gramStart"/>
      <w:r>
        <w:rPr>
          <w:b/>
          <w:sz w:val="24"/>
        </w:rPr>
        <w:t>(</w:t>
      </w:r>
      <w:r>
        <w:rPr>
          <w:b/>
          <w:sz w:val="24"/>
          <w:lang w:val="en-US"/>
        </w:rPr>
        <w:t xml:space="preserve"> Dr.</w:t>
      </w:r>
      <w:proofErr w:type="gramEnd"/>
      <w:r>
        <w:rPr>
          <w:b/>
          <w:sz w:val="24"/>
          <w:lang w:val="en-US"/>
        </w:rPr>
        <w:t xml:space="preserve"> </w:t>
      </w:r>
      <w:proofErr w:type="gramStart"/>
      <w:r>
        <w:rPr>
          <w:b/>
          <w:sz w:val="24"/>
          <w:lang w:val="en-US"/>
        </w:rPr>
        <w:t>Shital  Agrawal</w:t>
      </w:r>
      <w:proofErr w:type="gramEnd"/>
      <w:r>
        <w:rPr>
          <w:b/>
          <w:sz w:val="24"/>
        </w:rPr>
        <w:t xml:space="preserve"> ) </w:t>
      </w:r>
      <w:r>
        <w:rPr>
          <w:b/>
          <w:sz w:val="24"/>
        </w:rPr>
        <w:tab/>
      </w:r>
      <w:r>
        <w:rPr>
          <w:b/>
          <w:sz w:val="24"/>
        </w:rPr>
        <w:tab/>
      </w:r>
      <w:r>
        <w:rPr>
          <w:b/>
          <w:sz w:val="24"/>
        </w:rPr>
        <w:tab/>
      </w:r>
      <w:r w:rsidR="0011504B">
        <w:rPr>
          <w:b/>
          <w:sz w:val="24"/>
        </w:rPr>
        <w:tab/>
      </w:r>
      <w:r w:rsidR="0011504B">
        <w:rPr>
          <w:b/>
          <w:sz w:val="24"/>
        </w:rPr>
        <w:tab/>
      </w:r>
      <w:proofErr w:type="gramStart"/>
      <w:r w:rsidR="0011504B">
        <w:rPr>
          <w:b/>
          <w:sz w:val="24"/>
        </w:rPr>
        <w:tab/>
      </w:r>
      <w:r>
        <w:rPr>
          <w:b/>
          <w:sz w:val="24"/>
        </w:rPr>
        <w:t>(</w:t>
      </w:r>
      <w:r>
        <w:rPr>
          <w:b/>
          <w:sz w:val="24"/>
          <w:lang w:val="en-US"/>
        </w:rPr>
        <w:t xml:space="preserve"> Dr.</w:t>
      </w:r>
      <w:proofErr w:type="gramEnd"/>
      <w:r>
        <w:rPr>
          <w:b/>
          <w:sz w:val="24"/>
          <w:lang w:val="en-US"/>
        </w:rPr>
        <w:t xml:space="preserve"> Vikram </w:t>
      </w:r>
      <w:proofErr w:type="gramStart"/>
      <w:r>
        <w:rPr>
          <w:b/>
          <w:sz w:val="24"/>
          <w:lang w:val="en-US"/>
        </w:rPr>
        <w:t xml:space="preserve">Patil </w:t>
      </w:r>
      <w:r>
        <w:rPr>
          <w:b/>
          <w:sz w:val="24"/>
        </w:rPr>
        <w:t>)</w:t>
      </w:r>
      <w:proofErr w:type="gramEnd"/>
    </w:p>
    <w:p w14:paraId="6B68F295" w14:textId="77777777" w:rsidR="00836360" w:rsidRDefault="0055369A">
      <w:pPr>
        <w:tabs>
          <w:tab w:val="center" w:pos="2193"/>
          <w:tab w:val="center" w:pos="8076"/>
        </w:tabs>
        <w:spacing w:after="1544" w:line="265" w:lineRule="auto"/>
        <w:ind w:left="0" w:firstLine="0"/>
        <w:jc w:val="left"/>
      </w:pPr>
      <w:r>
        <w:rPr>
          <w:rFonts w:ascii="Calibri" w:eastAsia="Calibri" w:hAnsi="Calibri" w:cs="Calibri"/>
          <w:sz w:val="22"/>
        </w:rPr>
        <w:tab/>
      </w:r>
      <w:r>
        <w:rPr>
          <w:sz w:val="24"/>
        </w:rPr>
        <w:t xml:space="preserve">Head of Department </w:t>
      </w:r>
      <w:r>
        <w:rPr>
          <w:sz w:val="24"/>
        </w:rPr>
        <w:tab/>
        <w:t xml:space="preserve">Principal </w:t>
      </w:r>
    </w:p>
    <w:p w14:paraId="342F3198" w14:textId="77777777" w:rsidR="00836360" w:rsidRDefault="00836360">
      <w:pPr>
        <w:spacing w:after="0" w:line="259" w:lineRule="auto"/>
        <w:ind w:left="0" w:right="151" w:firstLine="0"/>
        <w:jc w:val="right"/>
      </w:pPr>
    </w:p>
    <w:p w14:paraId="118E6A9D" w14:textId="77777777" w:rsidR="00836360" w:rsidRDefault="00836360">
      <w:pPr>
        <w:spacing w:after="0" w:line="259" w:lineRule="auto"/>
        <w:ind w:left="0" w:firstLine="0"/>
        <w:jc w:val="left"/>
      </w:pPr>
    </w:p>
    <w:p w14:paraId="1F9CCD13" w14:textId="77777777" w:rsidR="00836360" w:rsidRDefault="00836360">
      <w:pPr>
        <w:spacing w:after="0" w:line="259" w:lineRule="auto"/>
        <w:ind w:left="0" w:firstLine="0"/>
        <w:jc w:val="left"/>
      </w:pPr>
    </w:p>
    <w:p w14:paraId="5D7402AE" w14:textId="77777777" w:rsidR="00836360" w:rsidRDefault="00836360">
      <w:pPr>
        <w:spacing w:after="430" w:line="259" w:lineRule="auto"/>
        <w:ind w:left="0" w:firstLine="0"/>
        <w:jc w:val="left"/>
      </w:pPr>
    </w:p>
    <w:p w14:paraId="4697B091" w14:textId="77777777" w:rsidR="00836360" w:rsidRDefault="0055369A">
      <w:pPr>
        <w:spacing w:after="0" w:line="259" w:lineRule="auto"/>
        <w:ind w:left="1173" w:right="531"/>
        <w:jc w:val="center"/>
      </w:pPr>
      <w:r>
        <w:rPr>
          <w:b/>
          <w:sz w:val="46"/>
        </w:rPr>
        <w:lastRenderedPageBreak/>
        <w:t xml:space="preserve">Mini Project Approval </w:t>
      </w:r>
    </w:p>
    <w:p w14:paraId="445D7EF8" w14:textId="77777777" w:rsidR="00836360" w:rsidRDefault="00836360">
      <w:pPr>
        <w:spacing w:after="38" w:line="259" w:lineRule="auto"/>
        <w:ind w:left="0" w:firstLine="0"/>
        <w:jc w:val="left"/>
      </w:pPr>
    </w:p>
    <w:p w14:paraId="51DCD732" w14:textId="77777777" w:rsidR="00836360" w:rsidRDefault="00836360">
      <w:pPr>
        <w:spacing w:after="0" w:line="259" w:lineRule="auto"/>
        <w:ind w:left="0" w:firstLine="0"/>
        <w:jc w:val="left"/>
      </w:pPr>
    </w:p>
    <w:p w14:paraId="2038709C" w14:textId="45EB8F47" w:rsidR="00836360" w:rsidRDefault="0055369A">
      <w:pPr>
        <w:spacing w:after="17" w:line="249" w:lineRule="auto"/>
        <w:ind w:left="1274" w:right="350"/>
      </w:pPr>
      <w:r>
        <w:rPr>
          <w:sz w:val="26"/>
        </w:rPr>
        <w:t>This Mini Project entitled “</w:t>
      </w:r>
      <w:r w:rsidR="00BC6561" w:rsidRPr="00B51D56">
        <w:rPr>
          <w:b/>
          <w:bCs/>
          <w:sz w:val="26"/>
        </w:rPr>
        <w:t>Bio-Code</w:t>
      </w:r>
      <w:r>
        <w:rPr>
          <w:b/>
          <w:sz w:val="26"/>
        </w:rPr>
        <w:t xml:space="preserve">” </w:t>
      </w:r>
      <w:r>
        <w:rPr>
          <w:sz w:val="26"/>
        </w:rPr>
        <w:t xml:space="preserve">by </w:t>
      </w:r>
      <w:r w:rsidR="00AE7C67" w:rsidRPr="00AE7C67">
        <w:rPr>
          <w:b/>
          <w:bCs/>
          <w:sz w:val="25"/>
        </w:rPr>
        <w:t>Arabinda Chand</w:t>
      </w:r>
      <w:r w:rsidR="00BC6561">
        <w:rPr>
          <w:b/>
          <w:bCs/>
          <w:sz w:val="25"/>
        </w:rPr>
        <w:t xml:space="preserve"> </w:t>
      </w:r>
      <w:r>
        <w:rPr>
          <w:sz w:val="26"/>
        </w:rPr>
        <w:t xml:space="preserve">is approved for the degree of </w:t>
      </w:r>
      <w:r>
        <w:rPr>
          <w:b/>
          <w:sz w:val="25"/>
        </w:rPr>
        <w:t xml:space="preserve">Bachelor of Engineering </w:t>
      </w:r>
      <w:r>
        <w:rPr>
          <w:sz w:val="25"/>
        </w:rPr>
        <w:t xml:space="preserve">in </w:t>
      </w:r>
      <w:r>
        <w:rPr>
          <w:sz w:val="25"/>
          <w:lang w:val="en-US"/>
        </w:rPr>
        <w:t xml:space="preserve">Computer </w:t>
      </w:r>
      <w:proofErr w:type="gramStart"/>
      <w:r>
        <w:rPr>
          <w:sz w:val="25"/>
          <w:lang w:val="en-US"/>
        </w:rPr>
        <w:t xml:space="preserve">Engineering </w:t>
      </w:r>
      <w:r>
        <w:rPr>
          <w:b/>
          <w:sz w:val="25"/>
        </w:rPr>
        <w:t>.</w:t>
      </w:r>
      <w:proofErr w:type="gramEnd"/>
    </w:p>
    <w:p w14:paraId="3044C32D" w14:textId="77777777" w:rsidR="00836360" w:rsidRDefault="00836360">
      <w:pPr>
        <w:spacing w:after="0" w:line="259" w:lineRule="auto"/>
        <w:ind w:left="0" w:firstLine="0"/>
        <w:jc w:val="left"/>
      </w:pPr>
    </w:p>
    <w:p w14:paraId="59005928" w14:textId="77777777" w:rsidR="00836360" w:rsidRDefault="00836360">
      <w:pPr>
        <w:spacing w:after="0" w:line="259" w:lineRule="auto"/>
        <w:ind w:left="0" w:firstLine="0"/>
        <w:jc w:val="left"/>
      </w:pPr>
    </w:p>
    <w:p w14:paraId="7D693C21" w14:textId="77777777" w:rsidR="00836360" w:rsidRDefault="00836360">
      <w:pPr>
        <w:spacing w:after="0" w:line="259" w:lineRule="auto"/>
        <w:ind w:left="0" w:firstLine="0"/>
        <w:jc w:val="left"/>
      </w:pPr>
    </w:p>
    <w:p w14:paraId="4934ADB5" w14:textId="77777777" w:rsidR="00836360" w:rsidRDefault="00836360">
      <w:pPr>
        <w:spacing w:after="17" w:line="259" w:lineRule="auto"/>
        <w:ind w:left="0" w:firstLine="0"/>
        <w:jc w:val="left"/>
      </w:pPr>
    </w:p>
    <w:p w14:paraId="04F8CC01" w14:textId="77777777" w:rsidR="00836360" w:rsidRDefault="0055369A">
      <w:pPr>
        <w:spacing w:after="0" w:line="259" w:lineRule="auto"/>
        <w:ind w:left="1882" w:firstLine="0"/>
        <w:jc w:val="center"/>
      </w:pPr>
      <w:r>
        <w:rPr>
          <w:b/>
          <w:sz w:val="26"/>
        </w:rPr>
        <w:t xml:space="preserve">Examiners </w:t>
      </w:r>
    </w:p>
    <w:p w14:paraId="57B6EE45" w14:textId="77777777" w:rsidR="00836360" w:rsidRDefault="00836360">
      <w:pPr>
        <w:spacing w:after="0" w:line="259" w:lineRule="auto"/>
        <w:ind w:left="0" w:firstLine="0"/>
        <w:jc w:val="left"/>
      </w:pPr>
    </w:p>
    <w:p w14:paraId="1FDFB7D7" w14:textId="77777777" w:rsidR="00836360" w:rsidRDefault="00836360">
      <w:pPr>
        <w:spacing w:after="0" w:line="259" w:lineRule="auto"/>
        <w:ind w:left="0" w:firstLine="0"/>
        <w:jc w:val="left"/>
      </w:pPr>
    </w:p>
    <w:p w14:paraId="649C86B9" w14:textId="77777777" w:rsidR="00836360" w:rsidRDefault="00836360">
      <w:pPr>
        <w:spacing w:after="224" w:line="259" w:lineRule="auto"/>
        <w:ind w:left="0" w:firstLine="0"/>
        <w:jc w:val="left"/>
      </w:pPr>
    </w:p>
    <w:p w14:paraId="63E95C51" w14:textId="77777777" w:rsidR="00836360" w:rsidRDefault="0055369A">
      <w:pPr>
        <w:spacing w:after="0" w:line="259" w:lineRule="auto"/>
        <w:ind w:left="0" w:right="294" w:firstLine="0"/>
        <w:jc w:val="right"/>
      </w:pPr>
      <w:r>
        <w:rPr>
          <w:b/>
          <w:sz w:val="26"/>
        </w:rPr>
        <w:t xml:space="preserve">1……………………………………… </w:t>
      </w:r>
    </w:p>
    <w:p w14:paraId="0A878BF6" w14:textId="77777777" w:rsidR="00836360" w:rsidRDefault="0055369A">
      <w:pPr>
        <w:spacing w:after="0" w:line="259" w:lineRule="auto"/>
        <w:ind w:left="10" w:right="253"/>
        <w:jc w:val="right"/>
      </w:pPr>
      <w:r>
        <w:rPr>
          <w:sz w:val="24"/>
        </w:rPr>
        <w:t xml:space="preserve">(Internal Examiner Name &amp; Sign) </w:t>
      </w:r>
    </w:p>
    <w:p w14:paraId="0D110B80" w14:textId="6B3B7ED3" w:rsidR="00836360" w:rsidRDefault="003B6CCC">
      <w:pPr>
        <w:spacing w:after="0" w:line="259" w:lineRule="auto"/>
        <w:ind w:left="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62336" behindDoc="0" locked="0" layoutInCell="1" allowOverlap="1" wp14:anchorId="5B3D7D22" wp14:editId="6CE012BB">
                <wp:simplePos x="0" y="0"/>
                <wp:positionH relativeFrom="page">
                  <wp:posOffset>304800</wp:posOffset>
                </wp:positionH>
                <wp:positionV relativeFrom="page">
                  <wp:posOffset>310515</wp:posOffset>
                </wp:positionV>
                <wp:extent cx="6350" cy="10085705"/>
                <wp:effectExtent l="0" t="0" r="12700" b="0"/>
                <wp:wrapSquare wrapText="bothSides"/>
                <wp:docPr id="1031" name="Group 3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18" name="Freeform 18"/>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5D20ECA9" id="Group 33249" o:spid="_x0000_s1026" style="position:absolute;margin-left:24pt;margin-top:24.45pt;width:.5pt;height:794.15pt;z-index:251662336;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">
                <v:shape id="Freeform 18"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" path="m,l9144,r,10085832l,10085832,,e" fillcolor="black" strokeweight="0">
                  <v:stroke joinstyle="miter"/>
                  <v:path arrowok="t"/>
                </v:shape>
                <w10:wrap type="square" anchorx="page" anchory="page"/>
              </v:group>
            </w:pict>
          </mc:Fallback>
        </mc:AlternateContent>
      </w:r>
      <w:r>
        <w:rPr>
          <w:rFonts w:ascii="Calibri" w:eastAsia="Calibri" w:hAnsi="Calibri" w:cs="Calibri"/>
          <w:noProof/>
          <w:sz w:val="22"/>
          <w:lang w:val="en-US" w:eastAsia="en-US" w:bidi="mr-IN"/>
        </w:rPr>
        <mc:AlternateContent>
          <mc:Choice Requires="wpg">
            <w:drawing>
              <wp:anchor distT="0" distB="0" distL="114300" distR="114300" simplePos="0" relativeHeight="251663360" behindDoc="0" locked="0" layoutInCell="1" allowOverlap="1" wp14:anchorId="60F670B1" wp14:editId="34DDA336">
                <wp:simplePos x="0" y="0"/>
                <wp:positionH relativeFrom="page">
                  <wp:posOffset>7272020</wp:posOffset>
                </wp:positionH>
                <wp:positionV relativeFrom="page">
                  <wp:posOffset>310515</wp:posOffset>
                </wp:positionV>
                <wp:extent cx="6350" cy="10085705"/>
                <wp:effectExtent l="0" t="0" r="12700" b="0"/>
                <wp:wrapSquare wrapText="bothSides"/>
                <wp:docPr id="1033" name="Group 33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19" name="Freeform 19"/>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374D413E" id="Group 33250" o:spid="_x0000_s1026" style="position:absolute;margin-left:572.6pt;margin-top:24.45pt;width:.5pt;height:794.15pt;z-index:251663360;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">
                <v:shape id="Freeform 1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" path="m,l9144,r,10085832l,10085832,,e" fillcolor="black" strokeweight="0">
                  <v:stroke joinstyle="miter"/>
                  <v:path arrowok="t"/>
                </v:shape>
                <w10:wrap type="square" anchorx="page" anchory="page"/>
              </v:group>
            </w:pict>
          </mc:Fallback>
        </mc:AlternateContent>
      </w:r>
    </w:p>
    <w:p w14:paraId="61F2EAA4" w14:textId="77777777" w:rsidR="00836360" w:rsidRDefault="00836360">
      <w:pPr>
        <w:spacing w:after="0" w:line="259" w:lineRule="auto"/>
        <w:ind w:left="0" w:firstLine="0"/>
        <w:jc w:val="left"/>
      </w:pPr>
    </w:p>
    <w:p w14:paraId="3F2077CF" w14:textId="77777777" w:rsidR="00836360" w:rsidRDefault="00836360">
      <w:pPr>
        <w:spacing w:after="0" w:line="259" w:lineRule="auto"/>
        <w:ind w:left="0" w:firstLine="0"/>
        <w:jc w:val="left"/>
      </w:pPr>
    </w:p>
    <w:p w14:paraId="5BA11F0F" w14:textId="77777777" w:rsidR="00836360" w:rsidRDefault="00836360">
      <w:pPr>
        <w:spacing w:after="0" w:line="259" w:lineRule="auto"/>
        <w:ind w:left="0" w:firstLine="0"/>
        <w:jc w:val="left"/>
      </w:pPr>
    </w:p>
    <w:p w14:paraId="4F315AA4" w14:textId="77777777" w:rsidR="00836360" w:rsidRDefault="00836360">
      <w:pPr>
        <w:spacing w:after="173" w:line="259" w:lineRule="auto"/>
        <w:ind w:left="0" w:firstLine="0"/>
        <w:jc w:val="left"/>
      </w:pPr>
    </w:p>
    <w:p w14:paraId="336F1767" w14:textId="77777777" w:rsidR="00836360" w:rsidRDefault="0055369A">
      <w:pPr>
        <w:spacing w:after="0" w:line="259" w:lineRule="auto"/>
        <w:ind w:left="10" w:right="279"/>
        <w:jc w:val="right"/>
      </w:pPr>
      <w:r>
        <w:rPr>
          <w:b/>
          <w:sz w:val="24"/>
        </w:rPr>
        <w:t xml:space="preserve">2………………………………………… </w:t>
      </w:r>
    </w:p>
    <w:p w14:paraId="47E18B61" w14:textId="77777777" w:rsidR="00836360" w:rsidRDefault="0055369A">
      <w:pPr>
        <w:spacing w:after="0" w:line="259" w:lineRule="auto"/>
        <w:ind w:left="10" w:right="253"/>
        <w:jc w:val="right"/>
      </w:pPr>
      <w:r>
        <w:rPr>
          <w:sz w:val="24"/>
        </w:rPr>
        <w:t xml:space="preserve">(External Examiner name &amp; Sign) </w:t>
      </w:r>
    </w:p>
    <w:p w14:paraId="32ACF496" w14:textId="77777777" w:rsidR="00836360" w:rsidRDefault="00836360">
      <w:pPr>
        <w:spacing w:after="0" w:line="259" w:lineRule="auto"/>
        <w:ind w:left="0" w:firstLine="0"/>
        <w:jc w:val="left"/>
      </w:pPr>
    </w:p>
    <w:p w14:paraId="302FEAFF" w14:textId="77777777" w:rsidR="00836360" w:rsidRDefault="00836360">
      <w:pPr>
        <w:spacing w:after="0" w:line="259" w:lineRule="auto"/>
        <w:ind w:left="0" w:firstLine="0"/>
        <w:jc w:val="left"/>
      </w:pPr>
    </w:p>
    <w:p w14:paraId="3956FD92" w14:textId="77777777" w:rsidR="00836360" w:rsidRDefault="00836360">
      <w:pPr>
        <w:spacing w:after="86" w:line="259" w:lineRule="auto"/>
        <w:ind w:left="0" w:firstLine="0"/>
        <w:jc w:val="left"/>
      </w:pPr>
    </w:p>
    <w:p w14:paraId="594AA813" w14:textId="77777777" w:rsidR="00836360" w:rsidRDefault="00836360">
      <w:pPr>
        <w:spacing w:after="0" w:line="259" w:lineRule="auto"/>
        <w:ind w:left="0" w:firstLine="0"/>
        <w:jc w:val="left"/>
      </w:pPr>
    </w:p>
    <w:p w14:paraId="201EB92C" w14:textId="77777777" w:rsidR="00836360" w:rsidRDefault="0055369A">
      <w:pPr>
        <w:spacing w:after="13" w:line="249" w:lineRule="auto"/>
        <w:ind w:left="1634"/>
      </w:pPr>
      <w:r>
        <w:rPr>
          <w:sz w:val="24"/>
        </w:rPr>
        <w:t xml:space="preserve">Date: </w:t>
      </w:r>
    </w:p>
    <w:p w14:paraId="55B27F69" w14:textId="77777777" w:rsidR="00836360" w:rsidRDefault="00836360">
      <w:pPr>
        <w:spacing w:after="0" w:line="259" w:lineRule="auto"/>
        <w:ind w:left="0" w:firstLine="0"/>
        <w:jc w:val="left"/>
      </w:pPr>
    </w:p>
    <w:p w14:paraId="3BCEC25A" w14:textId="77777777" w:rsidR="00836360" w:rsidRDefault="00836360">
      <w:pPr>
        <w:spacing w:after="0" w:line="259" w:lineRule="auto"/>
        <w:ind w:left="0" w:firstLine="0"/>
        <w:jc w:val="left"/>
      </w:pPr>
    </w:p>
    <w:p w14:paraId="0602BD0F" w14:textId="77777777" w:rsidR="00836360" w:rsidRDefault="0055369A">
      <w:pPr>
        <w:spacing w:after="2504" w:line="249" w:lineRule="auto"/>
        <w:ind w:left="1634"/>
      </w:pPr>
      <w:r>
        <w:rPr>
          <w:sz w:val="24"/>
        </w:rPr>
        <w:t xml:space="preserve">Place: </w:t>
      </w:r>
      <w:r w:rsidR="003B7EF8">
        <w:rPr>
          <w:sz w:val="24"/>
        </w:rPr>
        <w:t>KARAV</w:t>
      </w:r>
    </w:p>
    <w:p w14:paraId="321B8B11" w14:textId="77777777" w:rsidR="00836360" w:rsidRDefault="00836360">
      <w:pPr>
        <w:spacing w:after="0" w:line="259" w:lineRule="auto"/>
        <w:ind w:left="0" w:right="78" w:firstLine="0"/>
        <w:jc w:val="right"/>
      </w:pPr>
    </w:p>
    <w:p w14:paraId="65B2E1DE" w14:textId="77777777" w:rsidR="00836360" w:rsidRDefault="00836360">
      <w:pPr>
        <w:spacing w:after="48" w:line="259" w:lineRule="auto"/>
        <w:ind w:left="0" w:firstLine="0"/>
        <w:jc w:val="left"/>
      </w:pPr>
    </w:p>
    <w:p w14:paraId="1A8FE18F" w14:textId="77777777" w:rsidR="00836360" w:rsidRDefault="00836360">
      <w:pPr>
        <w:spacing w:after="242" w:line="259" w:lineRule="auto"/>
        <w:ind w:left="0" w:firstLine="0"/>
        <w:jc w:val="left"/>
      </w:pPr>
    </w:p>
    <w:p w14:paraId="1CCCF19C" w14:textId="77777777" w:rsidR="00836360" w:rsidRDefault="0055369A">
      <w:pPr>
        <w:spacing w:after="0" w:line="259" w:lineRule="auto"/>
        <w:ind w:left="919" w:firstLine="0"/>
        <w:jc w:val="left"/>
      </w:pPr>
      <w:r>
        <w:rPr>
          <w:b/>
          <w:sz w:val="46"/>
        </w:rPr>
        <w:lastRenderedPageBreak/>
        <w:t xml:space="preserve">Contents </w:t>
      </w:r>
    </w:p>
    <w:p w14:paraId="7D5DAC29" w14:textId="77777777" w:rsidR="00836360" w:rsidRDefault="0055369A">
      <w:pPr>
        <w:spacing w:after="250" w:line="265" w:lineRule="auto"/>
        <w:ind w:left="933"/>
        <w:jc w:val="left"/>
      </w:pPr>
      <w:r>
        <w:rPr>
          <w:b/>
          <w:sz w:val="24"/>
        </w:rPr>
        <w:t xml:space="preserve">Abstract ........................................................................................................................ 1 </w:t>
      </w:r>
    </w:p>
    <w:p w14:paraId="0DA28D78" w14:textId="77777777" w:rsidR="00836360" w:rsidRDefault="0055369A">
      <w:pPr>
        <w:spacing w:after="246" w:line="265" w:lineRule="auto"/>
        <w:ind w:left="933"/>
        <w:jc w:val="left"/>
      </w:pPr>
      <w:r>
        <w:rPr>
          <w:b/>
          <w:sz w:val="24"/>
        </w:rPr>
        <w:t xml:space="preserve">Acknowledgement ........................................................................................................ 2 </w:t>
      </w:r>
    </w:p>
    <w:p w14:paraId="3019EFB7" w14:textId="77777777" w:rsidR="00836360" w:rsidRDefault="0055369A">
      <w:pPr>
        <w:spacing w:after="662" w:line="265" w:lineRule="auto"/>
        <w:ind w:left="933"/>
        <w:jc w:val="left"/>
      </w:pPr>
      <w:r>
        <w:rPr>
          <w:b/>
          <w:sz w:val="24"/>
        </w:rPr>
        <w:t xml:space="preserve">List of abbreviations .................................................................................................... 3 </w:t>
      </w:r>
    </w:p>
    <w:p w14:paraId="6E0DFF04" w14:textId="77777777" w:rsidR="00836360" w:rsidRDefault="0055369A">
      <w:pPr>
        <w:numPr>
          <w:ilvl w:val="0"/>
          <w:numId w:val="1"/>
        </w:numPr>
        <w:spacing w:after="119" w:line="265" w:lineRule="auto"/>
        <w:ind w:hanging="821"/>
        <w:jc w:val="left"/>
      </w:pPr>
      <w:r>
        <w:rPr>
          <w:b/>
          <w:sz w:val="24"/>
        </w:rPr>
        <w:t xml:space="preserve">Introduction ...................................................................................................... 4 </w:t>
      </w:r>
    </w:p>
    <w:p w14:paraId="29FD3DDB" w14:textId="77777777" w:rsidR="00836360" w:rsidRDefault="0055369A">
      <w:pPr>
        <w:numPr>
          <w:ilvl w:val="1"/>
          <w:numId w:val="1"/>
        </w:numPr>
        <w:spacing w:after="133" w:line="249" w:lineRule="auto"/>
        <w:ind w:firstLine="0"/>
      </w:pPr>
      <w:r>
        <w:rPr>
          <w:sz w:val="24"/>
        </w:rPr>
        <w:t xml:space="preserve">Introduction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b/>
          <w:sz w:val="24"/>
        </w:rPr>
        <w:t xml:space="preserve">4 </w:t>
      </w:r>
    </w:p>
    <w:p w14:paraId="733AC8B5" w14:textId="77777777" w:rsidR="00836360" w:rsidRDefault="0055369A">
      <w:pPr>
        <w:numPr>
          <w:ilvl w:val="1"/>
          <w:numId w:val="1"/>
        </w:numPr>
        <w:spacing w:after="135" w:line="249" w:lineRule="auto"/>
        <w:ind w:firstLine="0"/>
      </w:pPr>
      <w:r>
        <w:rPr>
          <w:sz w:val="24"/>
        </w:rPr>
        <w:t xml:space="preserve">Motivation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b/>
          <w:sz w:val="24"/>
        </w:rPr>
        <w:t xml:space="preserve">5 </w:t>
      </w:r>
    </w:p>
    <w:p w14:paraId="3132B2E7" w14:textId="77777777" w:rsidR="00836360" w:rsidRDefault="0055369A">
      <w:pPr>
        <w:numPr>
          <w:ilvl w:val="1"/>
          <w:numId w:val="1"/>
        </w:numPr>
        <w:spacing w:after="274" w:line="249" w:lineRule="auto"/>
        <w:ind w:firstLine="0"/>
      </w:pPr>
      <w:r>
        <w:rPr>
          <w:sz w:val="24"/>
        </w:rPr>
        <w:t xml:space="preserve">Objectives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b/>
          <w:sz w:val="24"/>
        </w:rPr>
        <w:t xml:space="preserve">5 </w:t>
      </w:r>
    </w:p>
    <w:p w14:paraId="0106182C" w14:textId="77777777" w:rsidR="00836360" w:rsidRDefault="0055369A">
      <w:pPr>
        <w:numPr>
          <w:ilvl w:val="0"/>
          <w:numId w:val="1"/>
        </w:numPr>
        <w:spacing w:after="282" w:line="265" w:lineRule="auto"/>
        <w:ind w:hanging="821"/>
        <w:jc w:val="left"/>
      </w:pPr>
      <w:r>
        <w:rPr>
          <w:b/>
          <w:sz w:val="24"/>
        </w:rPr>
        <w:t xml:space="preserve">Literature Survey ............................................................................................ 6-7 </w:t>
      </w:r>
    </w:p>
    <w:p w14:paraId="61D9F1B3" w14:textId="77777777" w:rsidR="00836360" w:rsidRDefault="0055369A">
      <w:pPr>
        <w:numPr>
          <w:ilvl w:val="1"/>
          <w:numId w:val="1"/>
        </w:numPr>
        <w:spacing w:after="130" w:line="265" w:lineRule="auto"/>
        <w:ind w:firstLine="0"/>
      </w:pPr>
      <w:r>
        <w:rPr>
          <w:sz w:val="26"/>
        </w:rPr>
        <w:t xml:space="preserve">Survey of Existing System </w:t>
      </w:r>
      <w:r>
        <w:rPr>
          <w:sz w:val="26"/>
        </w:rPr>
        <w:tab/>
      </w:r>
      <w:r>
        <w:rPr>
          <w:sz w:val="26"/>
        </w:rPr>
        <w:tab/>
      </w:r>
      <w:r>
        <w:rPr>
          <w:sz w:val="26"/>
        </w:rPr>
        <w:tab/>
      </w:r>
      <w:r>
        <w:rPr>
          <w:sz w:val="26"/>
        </w:rPr>
        <w:tab/>
      </w:r>
      <w:r>
        <w:rPr>
          <w:sz w:val="26"/>
        </w:rPr>
        <w:tab/>
      </w:r>
      <w:r>
        <w:rPr>
          <w:sz w:val="26"/>
        </w:rPr>
        <w:tab/>
      </w:r>
      <w:r>
        <w:rPr>
          <w:sz w:val="26"/>
        </w:rPr>
        <w:tab/>
      </w:r>
      <w:r>
        <w:rPr>
          <w:b/>
          <w:sz w:val="26"/>
        </w:rPr>
        <w:t xml:space="preserve">6 </w:t>
      </w:r>
    </w:p>
    <w:p w14:paraId="011A5632" w14:textId="77777777" w:rsidR="00836360" w:rsidRDefault="0055369A">
      <w:pPr>
        <w:numPr>
          <w:ilvl w:val="1"/>
          <w:numId w:val="1"/>
        </w:numPr>
        <w:spacing w:after="130" w:line="265" w:lineRule="auto"/>
        <w:ind w:firstLine="0"/>
      </w:pPr>
      <w:r>
        <w:rPr>
          <w:sz w:val="26"/>
        </w:rPr>
        <w:t xml:space="preserve">Limitation Existing system or research gap </w:t>
      </w:r>
      <w:r>
        <w:rPr>
          <w:sz w:val="26"/>
        </w:rPr>
        <w:tab/>
      </w:r>
      <w:r>
        <w:rPr>
          <w:sz w:val="26"/>
        </w:rPr>
        <w:tab/>
      </w:r>
      <w:r>
        <w:rPr>
          <w:sz w:val="26"/>
        </w:rPr>
        <w:tab/>
      </w:r>
      <w:r>
        <w:rPr>
          <w:sz w:val="26"/>
        </w:rPr>
        <w:tab/>
      </w:r>
      <w:r w:rsidR="00D876B6">
        <w:rPr>
          <w:b/>
          <w:sz w:val="26"/>
        </w:rPr>
        <w:t>6</w:t>
      </w:r>
    </w:p>
    <w:p w14:paraId="6A6965E6" w14:textId="77777777" w:rsidR="00836360" w:rsidRDefault="0055369A">
      <w:pPr>
        <w:numPr>
          <w:ilvl w:val="1"/>
          <w:numId w:val="1"/>
        </w:numPr>
        <w:spacing w:after="251" w:line="265" w:lineRule="auto"/>
        <w:ind w:firstLine="0"/>
      </w:pPr>
      <w:r>
        <w:rPr>
          <w:sz w:val="24"/>
        </w:rPr>
        <w:t xml:space="preserve">Mini Project </w:t>
      </w:r>
      <w:r>
        <w:rPr>
          <w:sz w:val="26"/>
        </w:rPr>
        <w:t xml:space="preserve">Contribution </w:t>
      </w:r>
      <w:r>
        <w:rPr>
          <w:sz w:val="26"/>
        </w:rPr>
        <w:tab/>
      </w:r>
      <w:r>
        <w:rPr>
          <w:sz w:val="26"/>
        </w:rPr>
        <w:tab/>
      </w:r>
      <w:r>
        <w:rPr>
          <w:sz w:val="26"/>
        </w:rPr>
        <w:tab/>
      </w:r>
      <w:r>
        <w:rPr>
          <w:sz w:val="26"/>
        </w:rPr>
        <w:tab/>
      </w:r>
      <w:r>
        <w:rPr>
          <w:sz w:val="26"/>
        </w:rPr>
        <w:tab/>
      </w:r>
      <w:r>
        <w:rPr>
          <w:sz w:val="26"/>
        </w:rPr>
        <w:tab/>
      </w:r>
      <w:r>
        <w:rPr>
          <w:sz w:val="26"/>
        </w:rPr>
        <w:tab/>
      </w:r>
      <w:r w:rsidR="00D876B6">
        <w:rPr>
          <w:b/>
          <w:sz w:val="26"/>
        </w:rPr>
        <w:t>6</w:t>
      </w:r>
    </w:p>
    <w:p w14:paraId="68770910" w14:textId="1774DDD4" w:rsidR="00836360" w:rsidRDefault="003B6CCC">
      <w:pPr>
        <w:numPr>
          <w:ilvl w:val="0"/>
          <w:numId w:val="1"/>
        </w:numPr>
        <w:spacing w:after="556" w:line="265" w:lineRule="auto"/>
        <w:ind w:hanging="821"/>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64384" behindDoc="0" locked="0" layoutInCell="1" allowOverlap="1" wp14:anchorId="694E335B" wp14:editId="134349DA">
                <wp:simplePos x="0" y="0"/>
                <wp:positionH relativeFrom="page">
                  <wp:posOffset>304800</wp:posOffset>
                </wp:positionH>
                <wp:positionV relativeFrom="page">
                  <wp:posOffset>310515</wp:posOffset>
                </wp:positionV>
                <wp:extent cx="6350" cy="10085705"/>
                <wp:effectExtent l="0" t="0" r="12700" b="0"/>
                <wp:wrapSquare wrapText="bothSides"/>
                <wp:docPr id="1035" name="Group 32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20" name="Freeform 20"/>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6FE2A3E9" id="Group 32204" o:spid="_x0000_s1026" style="position:absolute;margin-left:24pt;margin-top:24.45pt;width:.5pt;height:794.15pt;z-index:25166438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">
                <v:shape id="Freeform 20"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" path="m,l9144,r,10085832l,10085832,,e" fillcolor="black" strokeweight="0">
                  <v:stroke joinstyle="miter"/>
                  <v:path arrowok="t"/>
                </v:shape>
                <w10:wrap type="square" anchorx="page" anchory="page"/>
              </v:group>
            </w:pict>
          </mc:Fallback>
        </mc:AlternateContent>
      </w:r>
      <w:r>
        <w:rPr>
          <w:rFonts w:ascii="Calibri" w:eastAsia="Calibri" w:hAnsi="Calibri" w:cs="Calibri"/>
          <w:noProof/>
          <w:sz w:val="22"/>
          <w:lang w:val="en-US" w:eastAsia="en-US" w:bidi="mr-IN"/>
        </w:rPr>
        <mc:AlternateContent>
          <mc:Choice Requires="wpg">
            <w:drawing>
              <wp:anchor distT="0" distB="0" distL="114300" distR="114300" simplePos="0" relativeHeight="251665408" behindDoc="0" locked="0" layoutInCell="1" allowOverlap="1" wp14:anchorId="781509F7" wp14:editId="46D256EB">
                <wp:simplePos x="0" y="0"/>
                <wp:positionH relativeFrom="page">
                  <wp:posOffset>7272020</wp:posOffset>
                </wp:positionH>
                <wp:positionV relativeFrom="page">
                  <wp:posOffset>310515</wp:posOffset>
                </wp:positionV>
                <wp:extent cx="6350" cy="10085705"/>
                <wp:effectExtent l="0" t="0" r="12700" b="0"/>
                <wp:wrapSquare wrapText="bothSides"/>
                <wp:docPr id="1037" name="Group 32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21" name="Freeform 21"/>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4826C35E" id="Group 32205" o:spid="_x0000_s1026" style="position:absolute;margin-left:572.6pt;margin-top:24.45pt;width:.5pt;height:794.15pt;z-index:25166540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">
                <v:shape id="Freeform 21"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" path="m,l9144,r,10085832l,10085832,,e" fillcolor="black" strokeweight="0">
                  <v:stroke joinstyle="miter"/>
                  <v:path arrowok="t"/>
                </v:shape>
                <w10:wrap type="square" anchorx="page" anchory="page"/>
              </v:group>
            </w:pict>
          </mc:Fallback>
        </mc:AlternateContent>
      </w:r>
      <w:r w:rsidR="0055369A">
        <w:rPr>
          <w:b/>
          <w:sz w:val="24"/>
        </w:rPr>
        <w:t xml:space="preserve">Problem definition .......................................................................................... </w:t>
      </w:r>
      <w:r w:rsidR="00D876B6">
        <w:rPr>
          <w:b/>
          <w:sz w:val="24"/>
        </w:rPr>
        <w:t>7</w:t>
      </w:r>
    </w:p>
    <w:p w14:paraId="39A38E51" w14:textId="77777777" w:rsidR="00836360" w:rsidRDefault="0055369A">
      <w:pPr>
        <w:numPr>
          <w:ilvl w:val="1"/>
          <w:numId w:val="1"/>
        </w:numPr>
        <w:spacing w:after="380" w:line="265" w:lineRule="auto"/>
        <w:ind w:firstLine="0"/>
      </w:pPr>
      <w:r>
        <w:rPr>
          <w:sz w:val="26"/>
        </w:rPr>
        <w:t xml:space="preserve">Problem Definition </w:t>
      </w:r>
      <w:r>
        <w:rPr>
          <w:sz w:val="26"/>
        </w:rPr>
        <w:tab/>
      </w:r>
      <w:r w:rsidR="00D876B6">
        <w:rPr>
          <w:b/>
          <w:sz w:val="26"/>
        </w:rPr>
        <w:t>7</w:t>
      </w:r>
    </w:p>
    <w:p w14:paraId="52979BA8" w14:textId="77777777" w:rsidR="00836360" w:rsidRDefault="0055369A">
      <w:pPr>
        <w:numPr>
          <w:ilvl w:val="0"/>
          <w:numId w:val="1"/>
        </w:numPr>
        <w:spacing w:after="286" w:line="259" w:lineRule="auto"/>
        <w:ind w:hanging="821"/>
        <w:jc w:val="left"/>
      </w:pPr>
      <w:r>
        <w:rPr>
          <w:b/>
          <w:sz w:val="24"/>
        </w:rPr>
        <w:t xml:space="preserve">Proposed System .......................................................................................... </w:t>
      </w:r>
      <w:r w:rsidR="005E76DB">
        <w:rPr>
          <w:b/>
          <w:sz w:val="24"/>
        </w:rPr>
        <w:t>8</w:t>
      </w:r>
      <w:r>
        <w:rPr>
          <w:b/>
          <w:sz w:val="24"/>
        </w:rPr>
        <w:t>-1</w:t>
      </w:r>
      <w:r w:rsidR="005E76DB">
        <w:rPr>
          <w:b/>
          <w:sz w:val="24"/>
        </w:rPr>
        <w:t>5</w:t>
      </w:r>
    </w:p>
    <w:p w14:paraId="1D3B5AE5" w14:textId="77777777" w:rsidR="00836360" w:rsidRDefault="0055369A">
      <w:pPr>
        <w:numPr>
          <w:ilvl w:val="1"/>
          <w:numId w:val="1"/>
        </w:numPr>
        <w:spacing w:after="130" w:line="265" w:lineRule="auto"/>
        <w:ind w:firstLine="0"/>
      </w:pPr>
      <w:r>
        <w:rPr>
          <w:sz w:val="26"/>
        </w:rPr>
        <w:t xml:space="preserve">Architecture framework </w:t>
      </w:r>
      <w:r>
        <w:rPr>
          <w:sz w:val="26"/>
        </w:rPr>
        <w:tab/>
      </w:r>
      <w:r w:rsidR="005E76DB">
        <w:rPr>
          <w:sz w:val="26"/>
        </w:rPr>
        <w:t>8-</w:t>
      </w:r>
      <w:r>
        <w:rPr>
          <w:b/>
          <w:sz w:val="26"/>
        </w:rPr>
        <w:t xml:space="preserve">9 </w:t>
      </w:r>
    </w:p>
    <w:p w14:paraId="091AB506" w14:textId="77777777" w:rsidR="00836360" w:rsidRDefault="0055369A">
      <w:pPr>
        <w:numPr>
          <w:ilvl w:val="1"/>
          <w:numId w:val="1"/>
        </w:numPr>
        <w:spacing w:after="551" w:line="265" w:lineRule="auto"/>
        <w:ind w:firstLine="0"/>
      </w:pPr>
      <w:r>
        <w:rPr>
          <w:sz w:val="26"/>
        </w:rPr>
        <w:t xml:space="preserve">Algorithm </w:t>
      </w:r>
      <w:r>
        <w:rPr>
          <w:sz w:val="26"/>
        </w:rPr>
        <w:tab/>
      </w:r>
      <w:r>
        <w:rPr>
          <w:b/>
          <w:sz w:val="26"/>
        </w:rPr>
        <w:t>9</w:t>
      </w:r>
      <w:r w:rsidR="005E76DB">
        <w:rPr>
          <w:b/>
          <w:sz w:val="26"/>
        </w:rPr>
        <w:t>-15</w:t>
      </w:r>
    </w:p>
    <w:p w14:paraId="609F52A3" w14:textId="77777777" w:rsidR="00836360" w:rsidRDefault="0055369A">
      <w:pPr>
        <w:numPr>
          <w:ilvl w:val="0"/>
          <w:numId w:val="1"/>
        </w:numPr>
        <w:spacing w:after="547" w:line="265" w:lineRule="auto"/>
        <w:ind w:hanging="821"/>
        <w:jc w:val="left"/>
      </w:pPr>
      <w:r>
        <w:rPr>
          <w:b/>
          <w:sz w:val="24"/>
        </w:rPr>
        <w:t>Planning And Time Estimation ................................................................. 1</w:t>
      </w:r>
      <w:r w:rsidR="005E76DB">
        <w:rPr>
          <w:b/>
          <w:sz w:val="24"/>
        </w:rPr>
        <w:t>6</w:t>
      </w:r>
    </w:p>
    <w:p w14:paraId="5B321E8A" w14:textId="77777777" w:rsidR="00836360" w:rsidRDefault="0055369A">
      <w:pPr>
        <w:numPr>
          <w:ilvl w:val="0"/>
          <w:numId w:val="1"/>
        </w:numPr>
        <w:spacing w:after="452" w:line="265" w:lineRule="auto"/>
        <w:ind w:hanging="821"/>
        <w:jc w:val="left"/>
      </w:pPr>
      <w:r>
        <w:rPr>
          <w:b/>
          <w:sz w:val="24"/>
        </w:rPr>
        <w:t>System Requirement…................................................................................ 1</w:t>
      </w:r>
      <w:r w:rsidR="005E76DB">
        <w:rPr>
          <w:b/>
          <w:sz w:val="24"/>
        </w:rPr>
        <w:t>7</w:t>
      </w:r>
    </w:p>
    <w:p w14:paraId="2CCA807B" w14:textId="77777777" w:rsidR="00836360" w:rsidRDefault="0055369A">
      <w:pPr>
        <w:numPr>
          <w:ilvl w:val="1"/>
          <w:numId w:val="1"/>
        </w:numPr>
        <w:spacing w:after="1029" w:line="367" w:lineRule="auto"/>
        <w:ind w:firstLine="0"/>
      </w:pPr>
      <w:r>
        <w:rPr>
          <w:sz w:val="26"/>
        </w:rPr>
        <w:t xml:space="preserve">Details of Hardware </w:t>
      </w:r>
      <w:r>
        <w:rPr>
          <w:sz w:val="26"/>
        </w:rPr>
        <w:tab/>
      </w:r>
      <w:r>
        <w:rPr>
          <w:b/>
          <w:sz w:val="26"/>
        </w:rPr>
        <w:t xml:space="preserve"> 6.2</w:t>
      </w:r>
      <w:r>
        <w:rPr>
          <w:sz w:val="26"/>
        </w:rPr>
        <w:t xml:space="preserve">Details of Software </w:t>
      </w:r>
      <w:r>
        <w:rPr>
          <w:sz w:val="26"/>
        </w:rPr>
        <w:tab/>
      </w:r>
      <w:r>
        <w:rPr>
          <w:b/>
          <w:sz w:val="26"/>
        </w:rPr>
        <w:t>1</w:t>
      </w:r>
      <w:r w:rsidR="005E76DB">
        <w:rPr>
          <w:b/>
          <w:sz w:val="26"/>
        </w:rPr>
        <w:t>7</w:t>
      </w:r>
    </w:p>
    <w:p w14:paraId="6FAFBB2F" w14:textId="77777777" w:rsidR="00836360" w:rsidRDefault="0055369A">
      <w:pPr>
        <w:spacing w:after="282" w:line="265" w:lineRule="auto"/>
        <w:ind w:left="0" w:firstLine="0"/>
        <w:jc w:val="left"/>
      </w:pPr>
      <w:r>
        <w:rPr>
          <w:b/>
          <w:sz w:val="24"/>
        </w:rPr>
        <w:t>System Design .................................................................................... 1</w:t>
      </w:r>
      <w:r w:rsidR="005E76DB">
        <w:rPr>
          <w:b/>
          <w:sz w:val="24"/>
        </w:rPr>
        <w:t>8</w:t>
      </w:r>
    </w:p>
    <w:p w14:paraId="43ACE55F" w14:textId="77777777" w:rsidR="00836360" w:rsidRDefault="0055369A">
      <w:pPr>
        <w:pStyle w:val="ListParagraph"/>
        <w:numPr>
          <w:ilvl w:val="1"/>
          <w:numId w:val="2"/>
        </w:numPr>
        <w:spacing w:after="130" w:line="265" w:lineRule="auto"/>
      </w:pPr>
      <w:r>
        <w:rPr>
          <w:sz w:val="26"/>
        </w:rPr>
        <w:t xml:space="preserve">Data Flow Diagram </w:t>
      </w:r>
      <w:r>
        <w:rPr>
          <w:sz w:val="26"/>
        </w:rPr>
        <w:tab/>
      </w:r>
      <w:r>
        <w:rPr>
          <w:b/>
          <w:sz w:val="26"/>
        </w:rPr>
        <w:t>1</w:t>
      </w:r>
      <w:r w:rsidR="00A935AA">
        <w:rPr>
          <w:b/>
          <w:sz w:val="26"/>
        </w:rPr>
        <w:t>8</w:t>
      </w:r>
    </w:p>
    <w:p w14:paraId="5AE84B8C" w14:textId="77777777" w:rsidR="00836360" w:rsidRDefault="0055369A">
      <w:pPr>
        <w:spacing w:after="656" w:line="265" w:lineRule="auto"/>
        <w:ind w:left="1629" w:firstLine="0"/>
      </w:pPr>
      <w:r>
        <w:rPr>
          <w:b/>
          <w:bCs/>
          <w:sz w:val="26"/>
        </w:rPr>
        <w:lastRenderedPageBreak/>
        <w:t xml:space="preserve"> 6.4</w:t>
      </w:r>
      <w:r>
        <w:rPr>
          <w:sz w:val="26"/>
        </w:rPr>
        <w:t xml:space="preserve"> Shared Preferences </w:t>
      </w:r>
      <w:r>
        <w:rPr>
          <w:sz w:val="26"/>
        </w:rPr>
        <w:tab/>
      </w:r>
      <w:r>
        <w:rPr>
          <w:b/>
          <w:sz w:val="26"/>
        </w:rPr>
        <w:t>1</w:t>
      </w:r>
      <w:r w:rsidR="00A935AA">
        <w:rPr>
          <w:b/>
          <w:sz w:val="26"/>
        </w:rPr>
        <w:t>8</w:t>
      </w:r>
    </w:p>
    <w:p w14:paraId="1CA71221" w14:textId="77777777" w:rsidR="00836360" w:rsidRDefault="0055369A">
      <w:pPr>
        <w:numPr>
          <w:ilvl w:val="0"/>
          <w:numId w:val="2"/>
        </w:numPr>
        <w:spacing w:after="282" w:line="265" w:lineRule="auto"/>
        <w:jc w:val="left"/>
      </w:pPr>
      <w:r>
        <w:rPr>
          <w:b/>
          <w:sz w:val="24"/>
        </w:rPr>
        <w:t>Implementation ...................................................................................... 1</w:t>
      </w:r>
      <w:r w:rsidR="00A935AA">
        <w:rPr>
          <w:b/>
          <w:sz w:val="24"/>
        </w:rPr>
        <w:t>9</w:t>
      </w:r>
    </w:p>
    <w:p w14:paraId="506F2E6A" w14:textId="77777777" w:rsidR="00836360" w:rsidRDefault="0055369A">
      <w:pPr>
        <w:numPr>
          <w:ilvl w:val="0"/>
          <w:numId w:val="2"/>
        </w:numPr>
        <w:spacing w:after="282" w:line="265" w:lineRule="auto"/>
        <w:jc w:val="left"/>
      </w:pPr>
      <w:r>
        <w:rPr>
          <w:b/>
          <w:sz w:val="24"/>
        </w:rPr>
        <w:t>Testing…................................................................................................. 2</w:t>
      </w:r>
      <w:r w:rsidR="00A935AA">
        <w:rPr>
          <w:b/>
          <w:sz w:val="24"/>
        </w:rPr>
        <w:t>0</w:t>
      </w:r>
      <w:r>
        <w:rPr>
          <w:b/>
          <w:sz w:val="24"/>
        </w:rPr>
        <w:t>-2</w:t>
      </w:r>
      <w:r w:rsidR="00A935AA">
        <w:rPr>
          <w:b/>
          <w:sz w:val="24"/>
        </w:rPr>
        <w:t>1</w:t>
      </w:r>
    </w:p>
    <w:p w14:paraId="54547BB6" w14:textId="77777777" w:rsidR="00836360" w:rsidRDefault="0055369A">
      <w:pPr>
        <w:numPr>
          <w:ilvl w:val="1"/>
          <w:numId w:val="2"/>
        </w:numPr>
        <w:spacing w:after="130" w:line="265" w:lineRule="auto"/>
      </w:pPr>
      <w:r>
        <w:rPr>
          <w:sz w:val="26"/>
        </w:rPr>
        <w:t xml:space="preserve">System Performance </w:t>
      </w:r>
      <w:r>
        <w:rPr>
          <w:sz w:val="26"/>
        </w:rPr>
        <w:tab/>
      </w:r>
      <w:r w:rsidR="00A935AA">
        <w:rPr>
          <w:b/>
          <w:sz w:val="26"/>
        </w:rPr>
        <w:t>20</w:t>
      </w:r>
    </w:p>
    <w:p w14:paraId="481AE1D7" w14:textId="77777777" w:rsidR="00836360" w:rsidRDefault="0055369A">
      <w:pPr>
        <w:numPr>
          <w:ilvl w:val="1"/>
          <w:numId w:val="2"/>
        </w:numPr>
        <w:spacing w:after="130" w:line="265" w:lineRule="auto"/>
      </w:pPr>
      <w:r>
        <w:rPr>
          <w:sz w:val="26"/>
        </w:rPr>
        <w:t xml:space="preserve">Observation </w:t>
      </w:r>
      <w:r>
        <w:rPr>
          <w:sz w:val="26"/>
        </w:rPr>
        <w:tab/>
      </w:r>
      <w:r w:rsidR="00A935AA">
        <w:rPr>
          <w:b/>
          <w:sz w:val="26"/>
        </w:rPr>
        <w:t>21</w:t>
      </w:r>
    </w:p>
    <w:p w14:paraId="4A56BE16" w14:textId="77777777" w:rsidR="00836360" w:rsidRDefault="0055369A">
      <w:pPr>
        <w:numPr>
          <w:ilvl w:val="1"/>
          <w:numId w:val="2"/>
        </w:numPr>
        <w:spacing w:after="263" w:line="265" w:lineRule="auto"/>
      </w:pPr>
      <w:r>
        <w:rPr>
          <w:sz w:val="26"/>
        </w:rPr>
        <w:t xml:space="preserve">Test Case </w:t>
      </w:r>
      <w:r>
        <w:rPr>
          <w:sz w:val="26"/>
        </w:rPr>
        <w:tab/>
      </w:r>
      <w:r w:rsidR="00A935AA">
        <w:rPr>
          <w:b/>
          <w:sz w:val="26"/>
        </w:rPr>
        <w:t>21</w:t>
      </w:r>
    </w:p>
    <w:p w14:paraId="7CC728AE" w14:textId="77777777" w:rsidR="00836360" w:rsidRDefault="0055369A">
      <w:pPr>
        <w:numPr>
          <w:ilvl w:val="0"/>
          <w:numId w:val="2"/>
        </w:numPr>
        <w:spacing w:after="0" w:line="479" w:lineRule="auto"/>
        <w:jc w:val="left"/>
      </w:pPr>
      <w:r>
        <w:rPr>
          <w:b/>
          <w:sz w:val="24"/>
        </w:rPr>
        <w:t xml:space="preserve">Result Analysis… ....................................................................................... </w:t>
      </w:r>
      <w:r w:rsidR="00A935AA">
        <w:rPr>
          <w:b/>
          <w:sz w:val="24"/>
        </w:rPr>
        <w:t>22-</w:t>
      </w:r>
      <w:r>
        <w:rPr>
          <w:b/>
          <w:sz w:val="24"/>
        </w:rPr>
        <w:t xml:space="preserve">23 </w:t>
      </w:r>
    </w:p>
    <w:p w14:paraId="7F70A17B" w14:textId="77777777" w:rsidR="00836360" w:rsidRDefault="0055369A">
      <w:pPr>
        <w:numPr>
          <w:ilvl w:val="0"/>
          <w:numId w:val="2"/>
        </w:numPr>
        <w:spacing w:after="0" w:line="479" w:lineRule="auto"/>
        <w:jc w:val="left"/>
      </w:pPr>
      <w:r>
        <w:rPr>
          <w:b/>
          <w:sz w:val="24"/>
        </w:rPr>
        <w:t xml:space="preserve">Conclusion And Future Scope .................................................................. 24 </w:t>
      </w:r>
    </w:p>
    <w:p w14:paraId="1EEFD8B5" w14:textId="77777777" w:rsidR="00836360" w:rsidRDefault="00836360">
      <w:pPr>
        <w:spacing w:after="14" w:line="259" w:lineRule="auto"/>
        <w:ind w:left="0" w:firstLine="0"/>
        <w:jc w:val="center"/>
      </w:pPr>
    </w:p>
    <w:p w14:paraId="72595651" w14:textId="77777777" w:rsidR="00836360" w:rsidRDefault="00836360">
      <w:pPr>
        <w:spacing w:after="0" w:line="259" w:lineRule="auto"/>
        <w:ind w:left="0" w:firstLine="0"/>
        <w:jc w:val="left"/>
      </w:pPr>
    </w:p>
    <w:p w14:paraId="685154F7" w14:textId="77777777" w:rsidR="00836360" w:rsidRDefault="00836360">
      <w:pPr>
        <w:spacing w:after="0" w:line="259" w:lineRule="auto"/>
        <w:ind w:left="-1241" w:right="10748" w:firstLine="0"/>
        <w:jc w:val="left"/>
      </w:pPr>
    </w:p>
    <w:p w14:paraId="1335652B" w14:textId="77777777" w:rsidR="00836360" w:rsidRDefault="00836360">
      <w:pPr>
        <w:spacing w:after="0" w:line="259" w:lineRule="auto"/>
        <w:ind w:left="0" w:firstLine="0"/>
        <w:jc w:val="left"/>
      </w:pPr>
    </w:p>
    <w:p w14:paraId="0276E982" w14:textId="77777777" w:rsidR="00836360" w:rsidRDefault="00836360">
      <w:pPr>
        <w:spacing w:after="0" w:line="259" w:lineRule="auto"/>
        <w:ind w:left="0" w:firstLine="0"/>
        <w:jc w:val="left"/>
      </w:pPr>
    </w:p>
    <w:p w14:paraId="26E8CD43" w14:textId="77777777" w:rsidR="00836360" w:rsidRDefault="00836360">
      <w:pPr>
        <w:spacing w:after="0" w:line="259" w:lineRule="auto"/>
        <w:ind w:left="0" w:firstLine="0"/>
        <w:jc w:val="left"/>
      </w:pPr>
    </w:p>
    <w:p w14:paraId="4C173D30" w14:textId="77777777" w:rsidR="00836360" w:rsidRDefault="00836360">
      <w:pPr>
        <w:spacing w:after="0" w:line="259" w:lineRule="auto"/>
        <w:ind w:left="0" w:firstLine="0"/>
        <w:jc w:val="left"/>
      </w:pPr>
    </w:p>
    <w:p w14:paraId="32932D9C" w14:textId="77777777" w:rsidR="00836360" w:rsidRDefault="00836360">
      <w:pPr>
        <w:spacing w:after="0" w:line="259" w:lineRule="auto"/>
        <w:ind w:left="0" w:firstLine="0"/>
        <w:jc w:val="left"/>
      </w:pPr>
    </w:p>
    <w:p w14:paraId="534984F9" w14:textId="77777777" w:rsidR="00836360" w:rsidRDefault="00836360">
      <w:pPr>
        <w:spacing w:after="0" w:line="259" w:lineRule="auto"/>
        <w:ind w:left="0" w:firstLine="0"/>
        <w:jc w:val="left"/>
      </w:pPr>
    </w:p>
    <w:p w14:paraId="467F335A" w14:textId="77777777" w:rsidR="00836360" w:rsidRDefault="00836360">
      <w:pPr>
        <w:pStyle w:val="Heading1"/>
        <w:rPr>
          <w:b w:val="0"/>
          <w:sz w:val="16"/>
        </w:rPr>
      </w:pPr>
    </w:p>
    <w:p w14:paraId="18E1D6F1" w14:textId="77777777" w:rsidR="00836360" w:rsidRDefault="00836360">
      <w:pPr>
        <w:pStyle w:val="Heading1"/>
        <w:rPr>
          <w:b w:val="0"/>
          <w:sz w:val="16"/>
        </w:rPr>
      </w:pPr>
    </w:p>
    <w:p w14:paraId="2AFFADD3" w14:textId="77777777" w:rsidR="00836360" w:rsidRDefault="00836360">
      <w:pPr>
        <w:pStyle w:val="Heading1"/>
        <w:rPr>
          <w:b w:val="0"/>
          <w:sz w:val="16"/>
        </w:rPr>
      </w:pPr>
    </w:p>
    <w:p w14:paraId="2DBC3C10" w14:textId="77777777" w:rsidR="00836360" w:rsidRDefault="00836360">
      <w:pPr>
        <w:pStyle w:val="Heading1"/>
        <w:rPr>
          <w:b w:val="0"/>
          <w:sz w:val="16"/>
        </w:rPr>
      </w:pPr>
    </w:p>
    <w:p w14:paraId="2959056F" w14:textId="77777777" w:rsidR="00836360" w:rsidRDefault="00836360">
      <w:pPr>
        <w:pStyle w:val="Heading1"/>
        <w:rPr>
          <w:b w:val="0"/>
          <w:sz w:val="16"/>
        </w:rPr>
      </w:pPr>
    </w:p>
    <w:p w14:paraId="57324213" w14:textId="77777777" w:rsidR="00836360" w:rsidRDefault="00836360">
      <w:pPr>
        <w:pStyle w:val="Heading1"/>
        <w:rPr>
          <w:b w:val="0"/>
          <w:sz w:val="16"/>
        </w:rPr>
      </w:pPr>
    </w:p>
    <w:p w14:paraId="3E1DA912" w14:textId="77777777" w:rsidR="00836360" w:rsidRDefault="00836360">
      <w:pPr>
        <w:pStyle w:val="Heading1"/>
        <w:rPr>
          <w:b w:val="0"/>
          <w:sz w:val="16"/>
        </w:rPr>
      </w:pPr>
    </w:p>
    <w:p w14:paraId="12EBED09" w14:textId="77777777" w:rsidR="00836360" w:rsidRDefault="00836360">
      <w:pPr>
        <w:pStyle w:val="Heading1"/>
        <w:rPr>
          <w:b w:val="0"/>
          <w:sz w:val="16"/>
        </w:rPr>
      </w:pPr>
    </w:p>
    <w:p w14:paraId="7FF12F68" w14:textId="77777777" w:rsidR="00836360" w:rsidRDefault="00836360"/>
    <w:p w14:paraId="62B4B160" w14:textId="77777777" w:rsidR="00836360" w:rsidRDefault="00836360">
      <w:pPr>
        <w:pStyle w:val="Heading1"/>
        <w:rPr>
          <w:b w:val="0"/>
          <w:sz w:val="16"/>
        </w:rPr>
      </w:pPr>
    </w:p>
    <w:p w14:paraId="49058ECF" w14:textId="77777777" w:rsidR="00836360" w:rsidRDefault="00836360">
      <w:pPr>
        <w:pStyle w:val="Heading1"/>
        <w:rPr>
          <w:b w:val="0"/>
          <w:sz w:val="16"/>
        </w:rPr>
      </w:pPr>
    </w:p>
    <w:p w14:paraId="75447A5B" w14:textId="77777777" w:rsidR="00836360" w:rsidRDefault="00836360"/>
    <w:p w14:paraId="5F16E91F" w14:textId="77777777" w:rsidR="00836360" w:rsidRDefault="00836360"/>
    <w:p w14:paraId="0CFA320A" w14:textId="77777777" w:rsidR="00836360" w:rsidRDefault="00836360">
      <w:pPr>
        <w:pStyle w:val="Heading1"/>
        <w:rPr>
          <w:sz w:val="52"/>
          <w:szCs w:val="20"/>
        </w:rPr>
      </w:pPr>
    </w:p>
    <w:p w14:paraId="3035C651" w14:textId="77777777" w:rsidR="00DF78C6" w:rsidRDefault="00DF78C6">
      <w:pPr>
        <w:pStyle w:val="Heading1"/>
        <w:jc w:val="right"/>
        <w:rPr>
          <w:sz w:val="44"/>
          <w:szCs w:val="44"/>
        </w:rPr>
      </w:pPr>
    </w:p>
    <w:p w14:paraId="1B5F55DE" w14:textId="77777777" w:rsidR="00DF78C6" w:rsidRDefault="00DF78C6">
      <w:pPr>
        <w:pStyle w:val="Heading1"/>
        <w:jc w:val="right"/>
        <w:rPr>
          <w:sz w:val="44"/>
          <w:szCs w:val="44"/>
        </w:rPr>
      </w:pPr>
    </w:p>
    <w:p w14:paraId="755E730F" w14:textId="2702395C" w:rsidR="00836360" w:rsidRDefault="0055369A">
      <w:pPr>
        <w:pStyle w:val="Heading1"/>
        <w:jc w:val="right"/>
        <w:rPr>
          <w:sz w:val="44"/>
          <w:szCs w:val="44"/>
        </w:rPr>
      </w:pPr>
      <w:r>
        <w:rPr>
          <w:sz w:val="44"/>
          <w:szCs w:val="44"/>
        </w:rPr>
        <w:t>ACKNOWLEDGEMENT</w:t>
      </w:r>
    </w:p>
    <w:p w14:paraId="437106F4" w14:textId="77777777" w:rsidR="00836360" w:rsidRDefault="0055369A">
      <w:pPr>
        <w:spacing w:line="360" w:lineRule="auto"/>
        <w:rPr>
          <w:sz w:val="24"/>
          <w:szCs w:val="24"/>
        </w:rPr>
      </w:pPr>
      <w:r>
        <w:rPr>
          <w:sz w:val="24"/>
          <w:szCs w:val="24"/>
        </w:rPr>
        <w:t>There are times when words cannot express our gratitude. It is with us, as we cannot find appropriate words that would express our deep sense of gratitude and satisfaction. We would like to take this opportunity to thank everybody who helped through the successful completion of this project. Many people have contributed to our achievements during the project and we take this opportunity to thank each one of them at end of the project durations.</w:t>
      </w:r>
    </w:p>
    <w:p w14:paraId="622485E5" w14:textId="77777777" w:rsidR="00836360" w:rsidRDefault="0055369A">
      <w:pPr>
        <w:spacing w:line="360" w:lineRule="auto"/>
        <w:rPr>
          <w:sz w:val="24"/>
          <w:szCs w:val="24"/>
        </w:rPr>
      </w:pPr>
      <w:r>
        <w:rPr>
          <w:sz w:val="24"/>
          <w:szCs w:val="24"/>
        </w:rPr>
        <w:t>First, we would like to thank our Principal Sir, H.</w:t>
      </w:r>
      <w:proofErr w:type="gramStart"/>
      <w:r>
        <w:rPr>
          <w:sz w:val="24"/>
          <w:szCs w:val="24"/>
        </w:rPr>
        <w:t>O.D</w:t>
      </w:r>
      <w:proofErr w:type="gramEnd"/>
      <w:r>
        <w:rPr>
          <w:sz w:val="24"/>
          <w:szCs w:val="24"/>
        </w:rPr>
        <w:t xml:space="preserve"> &amp; our project </w:t>
      </w:r>
      <w:proofErr w:type="gramStart"/>
      <w:r>
        <w:rPr>
          <w:sz w:val="24"/>
          <w:szCs w:val="24"/>
        </w:rPr>
        <w:t xml:space="preserve">guide  </w:t>
      </w:r>
      <w:proofErr w:type="spellStart"/>
      <w:r>
        <w:rPr>
          <w:sz w:val="24"/>
          <w:szCs w:val="24"/>
        </w:rPr>
        <w:t>Prof.</w:t>
      </w:r>
      <w:r w:rsidR="00160C46">
        <w:rPr>
          <w:sz w:val="24"/>
          <w:szCs w:val="24"/>
        </w:rPr>
        <w:t>Shital</w:t>
      </w:r>
      <w:proofErr w:type="spellEnd"/>
      <w:proofErr w:type="gramEnd"/>
      <w:r w:rsidR="00160C46">
        <w:rPr>
          <w:sz w:val="24"/>
          <w:szCs w:val="24"/>
        </w:rPr>
        <w:t xml:space="preserve"> Agrawal</w:t>
      </w:r>
      <w:r>
        <w:rPr>
          <w:sz w:val="24"/>
          <w:szCs w:val="24"/>
        </w:rPr>
        <w:t>, who has extended all h</w:t>
      </w:r>
      <w:r w:rsidR="00160C46">
        <w:rPr>
          <w:sz w:val="24"/>
          <w:szCs w:val="24"/>
        </w:rPr>
        <w:t>is</w:t>
      </w:r>
      <w:r>
        <w:rPr>
          <w:sz w:val="24"/>
          <w:szCs w:val="24"/>
        </w:rPr>
        <w:t xml:space="preserve"> valuable guidance, help and constant encouragement through the various difficult stages involved in the development of the project.</w:t>
      </w:r>
    </w:p>
    <w:p w14:paraId="2E31986E" w14:textId="77777777" w:rsidR="00836360" w:rsidRDefault="0055369A">
      <w:pPr>
        <w:spacing w:line="360" w:lineRule="auto"/>
        <w:rPr>
          <w:sz w:val="24"/>
          <w:szCs w:val="24"/>
        </w:rPr>
      </w:pPr>
      <w:r>
        <w:rPr>
          <w:sz w:val="24"/>
          <w:szCs w:val="24"/>
        </w:rPr>
        <w:t>We would like to express our heartfelt thanks to all who contributed their valuable experience and knowledge and provided constant guidance to us. Thus, we feel fully obliged and convey our thanks to the teaching as well as non-teaching staff of the department. Last but not the least we would like to thank to our project partners</w:t>
      </w:r>
      <w:r w:rsidR="00160C46">
        <w:rPr>
          <w:sz w:val="24"/>
          <w:szCs w:val="24"/>
        </w:rPr>
        <w:t>(books)</w:t>
      </w:r>
      <w:r>
        <w:rPr>
          <w:sz w:val="24"/>
          <w:szCs w:val="24"/>
        </w:rPr>
        <w:t xml:space="preserve"> for their efforts and help.</w:t>
      </w:r>
    </w:p>
    <w:p w14:paraId="3FB17F90" w14:textId="77777777" w:rsidR="00836360" w:rsidRDefault="0055369A">
      <w:pPr>
        <w:ind w:right="116"/>
        <w:rPr>
          <w:sz w:val="24"/>
          <w:szCs w:val="24"/>
        </w:rPr>
      </w:pPr>
      <w:r>
        <w:rPr>
          <w:sz w:val="24"/>
          <w:szCs w:val="24"/>
        </w:rPr>
        <w:t>Last but not the least we are thankful to our parent and friends for their constant Inspiration, encouragement and well wishes by which we have made a challenging project.</w:t>
      </w:r>
    </w:p>
    <w:p w14:paraId="17779BB8" w14:textId="77777777" w:rsidR="00836360" w:rsidRDefault="00836360">
      <w:pPr>
        <w:spacing w:after="0" w:line="259" w:lineRule="auto"/>
        <w:ind w:left="-1241" w:right="10748" w:firstLine="0"/>
        <w:jc w:val="left"/>
      </w:pPr>
    </w:p>
    <w:p w14:paraId="629DA49A" w14:textId="77777777" w:rsidR="00F42A0A" w:rsidRDefault="00F42A0A">
      <w:pPr>
        <w:spacing w:after="0" w:line="259" w:lineRule="auto"/>
        <w:ind w:left="853" w:right="435"/>
        <w:jc w:val="center"/>
        <w:rPr>
          <w:b/>
          <w:sz w:val="44"/>
        </w:rPr>
      </w:pPr>
    </w:p>
    <w:p w14:paraId="54C0A214" w14:textId="77777777" w:rsidR="00F42A0A" w:rsidRDefault="00F42A0A">
      <w:pPr>
        <w:spacing w:after="0" w:line="259" w:lineRule="auto"/>
        <w:ind w:left="853" w:right="435"/>
        <w:jc w:val="center"/>
        <w:rPr>
          <w:b/>
          <w:sz w:val="44"/>
        </w:rPr>
      </w:pPr>
    </w:p>
    <w:p w14:paraId="7D16B5F3" w14:textId="77777777" w:rsidR="00F42A0A" w:rsidRDefault="00F42A0A">
      <w:pPr>
        <w:spacing w:after="0" w:line="259" w:lineRule="auto"/>
        <w:ind w:left="853" w:right="435"/>
        <w:jc w:val="center"/>
        <w:rPr>
          <w:b/>
          <w:sz w:val="44"/>
        </w:rPr>
      </w:pPr>
    </w:p>
    <w:p w14:paraId="6B4F1F90" w14:textId="77777777" w:rsidR="00F42A0A" w:rsidRDefault="00F42A0A">
      <w:pPr>
        <w:spacing w:after="0" w:line="259" w:lineRule="auto"/>
        <w:ind w:left="853" w:right="435"/>
        <w:jc w:val="center"/>
        <w:rPr>
          <w:b/>
          <w:sz w:val="44"/>
        </w:rPr>
      </w:pPr>
    </w:p>
    <w:p w14:paraId="557AD3EB" w14:textId="77777777" w:rsidR="00F42A0A" w:rsidRDefault="00F42A0A">
      <w:pPr>
        <w:spacing w:after="0" w:line="259" w:lineRule="auto"/>
        <w:ind w:left="853" w:right="435"/>
        <w:jc w:val="center"/>
        <w:rPr>
          <w:b/>
          <w:sz w:val="44"/>
        </w:rPr>
      </w:pPr>
    </w:p>
    <w:p w14:paraId="6420BAE8" w14:textId="77777777" w:rsidR="00F42A0A" w:rsidRDefault="00F42A0A">
      <w:pPr>
        <w:spacing w:after="0" w:line="259" w:lineRule="auto"/>
        <w:ind w:left="853" w:right="435"/>
        <w:jc w:val="center"/>
        <w:rPr>
          <w:b/>
          <w:sz w:val="44"/>
        </w:rPr>
      </w:pPr>
    </w:p>
    <w:p w14:paraId="56AF3CA2" w14:textId="77777777" w:rsidR="00F42A0A" w:rsidRDefault="00F42A0A">
      <w:pPr>
        <w:spacing w:after="0" w:line="259" w:lineRule="auto"/>
        <w:ind w:left="853" w:right="435"/>
        <w:jc w:val="center"/>
        <w:rPr>
          <w:b/>
          <w:sz w:val="44"/>
        </w:rPr>
      </w:pPr>
    </w:p>
    <w:p w14:paraId="30038FA1" w14:textId="77777777" w:rsidR="00F42A0A" w:rsidRDefault="00F42A0A">
      <w:pPr>
        <w:spacing w:after="0" w:line="259" w:lineRule="auto"/>
        <w:ind w:left="853" w:right="435"/>
        <w:jc w:val="center"/>
        <w:rPr>
          <w:b/>
          <w:sz w:val="44"/>
        </w:rPr>
      </w:pPr>
    </w:p>
    <w:p w14:paraId="13A9EB15" w14:textId="77777777" w:rsidR="00895F66" w:rsidRDefault="00F42A0A">
      <w:pPr>
        <w:spacing w:after="0" w:line="256" w:lineRule="auto"/>
        <w:ind w:left="0" w:firstLine="0"/>
        <w:jc w:val="left"/>
        <w:rPr>
          <w:b/>
          <w:sz w:val="56"/>
        </w:rPr>
        <w:pPrChange w:id="0" w:author=" " w:date="2024-10-27T21:00:00Z">
          <w:pPr>
            <w:spacing w:after="0" w:line="256" w:lineRule="auto"/>
            <w:ind w:left="756" w:firstLine="0"/>
            <w:jc w:val="left"/>
          </w:pPr>
        </w:pPrChange>
      </w:pPr>
      <w:r>
        <w:rPr>
          <w:b/>
          <w:sz w:val="44"/>
        </w:rPr>
        <w:br w:type="page"/>
      </w:r>
      <w:r>
        <w:rPr>
          <w:b/>
          <w:sz w:val="56"/>
        </w:rPr>
        <w:lastRenderedPageBreak/>
        <w:t>Terms</w:t>
      </w:r>
    </w:p>
    <w:p w14:paraId="7BC14117" w14:textId="77777777" w:rsidR="00F42A0A" w:rsidRDefault="00F42A0A">
      <w:pPr>
        <w:spacing w:after="0" w:line="240" w:lineRule="auto"/>
        <w:ind w:left="0" w:firstLine="0"/>
        <w:jc w:val="left"/>
      </w:pPr>
    </w:p>
    <w:p w14:paraId="180A13FB" w14:textId="7F8484D9" w:rsidR="00DF78C6" w:rsidRDefault="00DF78C6">
      <w:pPr>
        <w:spacing w:after="0" w:line="240" w:lineRule="auto"/>
        <w:ind w:left="0" w:firstLine="0"/>
        <w:jc w:val="left"/>
      </w:pPr>
      <w:r>
        <w:t>IPR-intellectual property rights</w:t>
      </w:r>
      <w:r w:rsidR="002767D1" w:rsidRPr="002767D1">
        <w:t xml:space="preserve"> are rights related to restriction of commercial use of literary </w:t>
      </w:r>
      <w:proofErr w:type="spellStart"/>
      <w:proofErr w:type="gramStart"/>
      <w:r w:rsidR="002767D1" w:rsidRPr="002767D1">
        <w:t>works,inventions</w:t>
      </w:r>
      <w:proofErr w:type="spellEnd"/>
      <w:proofErr w:type="gramEnd"/>
      <w:r w:rsidR="002767D1" w:rsidRPr="002767D1">
        <w:t xml:space="preserve"> and discoveries without the permission of autho</w:t>
      </w:r>
      <w:r w:rsidR="002767D1">
        <w:t>r</w:t>
      </w:r>
    </w:p>
    <w:p w14:paraId="2D003E27" w14:textId="77777777" w:rsidR="002767D1" w:rsidRDefault="007832CC">
      <w:pPr>
        <w:spacing w:after="0" w:line="240" w:lineRule="auto"/>
        <w:ind w:left="0" w:firstLine="0"/>
        <w:jc w:val="left"/>
      </w:pPr>
      <w:proofErr w:type="spellStart"/>
      <w:r>
        <w:t>Biopatent</w:t>
      </w:r>
      <w:proofErr w:type="spellEnd"/>
      <w:r>
        <w:t>-A right for inventors by government to prevent others from commercial use of their biological invention</w:t>
      </w:r>
    </w:p>
    <w:p w14:paraId="48D3E46D" w14:textId="77777777" w:rsidR="00170CFD" w:rsidRDefault="002767D1">
      <w:pPr>
        <w:spacing w:after="0" w:line="240" w:lineRule="auto"/>
        <w:ind w:left="0" w:firstLine="0"/>
        <w:jc w:val="left"/>
      </w:pPr>
      <w:proofErr w:type="gramStart"/>
      <w:r>
        <w:t>Copyright(</w:t>
      </w:r>
      <w:proofErr w:type="gramEnd"/>
      <w:r w:rsidR="00B10DBA">
        <w:t>©</w:t>
      </w:r>
      <w:r>
        <w:t>)-</w:t>
      </w:r>
      <w:r w:rsidR="00422947">
        <w:t xml:space="preserve">using copyrighted work </w:t>
      </w:r>
      <w:r w:rsidR="00BE1E4C">
        <w:t>without consent infringing</w:t>
      </w:r>
      <w:r w:rsidR="003C5322">
        <w:t xml:space="preserve"> intellect</w:t>
      </w:r>
      <w:r w:rsidR="00170CFD">
        <w:t>ual property without credits</w:t>
      </w:r>
    </w:p>
    <w:p w14:paraId="60A19436" w14:textId="0EB13E0D" w:rsidR="007832CC" w:rsidRDefault="009C48D4">
      <w:pPr>
        <w:spacing w:after="0" w:line="240" w:lineRule="auto"/>
        <w:ind w:left="0" w:firstLine="0"/>
        <w:jc w:val="left"/>
      </w:pPr>
      <w:r>
        <w:t>T</w:t>
      </w:r>
      <w:r w:rsidR="00170CFD">
        <w:t>rademark</w:t>
      </w:r>
      <w:r>
        <w:t xml:space="preserve"> infringes when a mark used is identical or deceptively same or confusing to registered ones</w:t>
      </w:r>
      <w:r w:rsidR="00EA5A6F">
        <w:t xml:space="preserve"> </w:t>
      </w:r>
    </w:p>
    <w:p w14:paraId="43142586" w14:textId="6DEF5BEA" w:rsidR="009C48D4" w:rsidRDefault="009C48D4">
      <w:pPr>
        <w:spacing w:after="0" w:line="240" w:lineRule="auto"/>
        <w:ind w:left="0" w:firstLine="0"/>
        <w:jc w:val="left"/>
      </w:pPr>
      <w:r>
        <w:t>Plagiarism’s stealing</w:t>
      </w:r>
      <w:r w:rsidR="000E20C5">
        <w:t xml:space="preserve"> others thought or language by unauthorized imitative use representing as </w:t>
      </w:r>
      <w:proofErr w:type="spellStart"/>
      <w:proofErr w:type="gramStart"/>
      <w:r w:rsidR="000E20C5">
        <w:t>own:wrong</w:t>
      </w:r>
      <w:proofErr w:type="spellEnd"/>
      <w:proofErr w:type="gramEnd"/>
      <w:r w:rsidR="000E20C5">
        <w:t xml:space="preserve"> </w:t>
      </w:r>
      <w:proofErr w:type="spellStart"/>
      <w:proofErr w:type="gramStart"/>
      <w:r w:rsidR="000E20C5">
        <w:t>citation,no</w:t>
      </w:r>
      <w:proofErr w:type="spellEnd"/>
      <w:proofErr w:type="gramEnd"/>
      <w:r w:rsidR="000E20C5">
        <w:t xml:space="preserve"> </w:t>
      </w:r>
      <w:proofErr w:type="spellStart"/>
      <w:proofErr w:type="gramStart"/>
      <w:r w:rsidR="000E20C5">
        <w:t>credits,incorrect</w:t>
      </w:r>
      <w:proofErr w:type="spellEnd"/>
      <w:proofErr w:type="gramEnd"/>
      <w:r w:rsidR="000E20C5">
        <w:t xml:space="preserve"> </w:t>
      </w:r>
      <w:proofErr w:type="spellStart"/>
      <w:proofErr w:type="gramStart"/>
      <w:r w:rsidR="000E20C5">
        <w:t>use,lifting</w:t>
      </w:r>
      <w:proofErr w:type="spellEnd"/>
      <w:proofErr w:type="gramEnd"/>
      <w:r w:rsidR="000E20C5">
        <w:t xml:space="preserve"> &amp; modifying &amp; no collab </w:t>
      </w:r>
      <w:proofErr w:type="spellStart"/>
      <w:proofErr w:type="gramStart"/>
      <w:r w:rsidR="000E20C5">
        <w:t>credits,to</w:t>
      </w:r>
      <w:proofErr w:type="spellEnd"/>
      <w:proofErr w:type="gramEnd"/>
      <w:r w:rsidR="000E20C5">
        <w:t xml:space="preserve"> avoid this offence-give credit to </w:t>
      </w:r>
      <w:proofErr w:type="spellStart"/>
      <w:proofErr w:type="gramStart"/>
      <w:r w:rsidR="000E20C5">
        <w:t>quote,paraphase</w:t>
      </w:r>
      <w:proofErr w:type="spellEnd"/>
      <w:proofErr w:type="gramEnd"/>
      <w:r w:rsidR="000E20C5">
        <w:t xml:space="preserve"> &amp; ideas</w:t>
      </w:r>
    </w:p>
    <w:p w14:paraId="6DE55AC6" w14:textId="05C8FB17" w:rsidR="006A1FE3" w:rsidRDefault="006A1FE3">
      <w:pPr>
        <w:spacing w:after="0" w:line="240" w:lineRule="auto"/>
        <w:ind w:left="0" w:firstLine="0"/>
        <w:jc w:val="left"/>
      </w:pPr>
      <w:r>
        <w:t>HTTPS-hypertext transfer protocol secured-</w:t>
      </w:r>
      <w:r w:rsidR="008C2E20">
        <w:t>rules of internet to transfer multimedia</w:t>
      </w:r>
    </w:p>
    <w:p w14:paraId="5D2055CE" w14:textId="1AFEB814" w:rsidR="0084647D" w:rsidRDefault="0084647D">
      <w:pPr>
        <w:spacing w:after="0" w:line="240" w:lineRule="auto"/>
        <w:ind w:left="0" w:firstLine="0"/>
        <w:jc w:val="left"/>
      </w:pPr>
      <w:r>
        <w:t>Web browser-A software used to connect &amp; work with internet accessing</w:t>
      </w:r>
      <w:r w:rsidR="00AE61FF">
        <w:t xml:space="preserve"> &amp; connecting</w:t>
      </w:r>
      <w:r>
        <w:t xml:space="preserve"> </w:t>
      </w:r>
      <w:proofErr w:type="spellStart"/>
      <w:proofErr w:type="gramStart"/>
      <w:r>
        <w:t>webpages,sending</w:t>
      </w:r>
      <w:proofErr w:type="spellEnd"/>
      <w:proofErr w:type="gramEnd"/>
      <w:r>
        <w:t xml:space="preserve"> &amp; receiving information through web server</w:t>
      </w:r>
    </w:p>
    <w:p w14:paraId="4D923C03" w14:textId="4D1B6149" w:rsidR="00AE61FF" w:rsidRDefault="00AE61FF">
      <w:pPr>
        <w:spacing w:after="0" w:line="240" w:lineRule="auto"/>
        <w:ind w:left="0" w:firstLine="0"/>
        <w:jc w:val="left"/>
      </w:pPr>
      <w:r>
        <w:t>Website is collection of related web documents to common theme serving webpages</w:t>
      </w:r>
    </w:p>
    <w:p w14:paraId="7BAE0021" w14:textId="065994D7" w:rsidR="0084647D" w:rsidRDefault="0084647D">
      <w:pPr>
        <w:spacing w:after="0" w:line="240" w:lineRule="auto"/>
        <w:ind w:left="0" w:firstLine="0"/>
        <w:jc w:val="left"/>
      </w:pPr>
      <w:r>
        <w:t>World wide web-collection of information stored on computers around the world</w:t>
      </w:r>
    </w:p>
    <w:p w14:paraId="5860B378" w14:textId="019D29B7" w:rsidR="00D72688" w:rsidRDefault="00D72688">
      <w:pPr>
        <w:spacing w:after="0" w:line="240" w:lineRule="auto"/>
        <w:ind w:left="0" w:firstLine="0"/>
        <w:jc w:val="left"/>
      </w:pPr>
      <w:r>
        <w:t xml:space="preserve">Webpage-files on websites containing </w:t>
      </w:r>
      <w:proofErr w:type="spellStart"/>
      <w:proofErr w:type="gramStart"/>
      <w:r>
        <w:t>text,graphic</w:t>
      </w:r>
      <w:proofErr w:type="spellEnd"/>
      <w:proofErr w:type="gramEnd"/>
      <w:r>
        <w:t xml:space="preserve"> &amp; sound connected by </w:t>
      </w:r>
      <w:proofErr w:type="gramStart"/>
      <w:r>
        <w:t>hyperlink(</w:t>
      </w:r>
      <w:proofErr w:type="gramEnd"/>
      <w:r>
        <w:t>text jumping webpage)</w:t>
      </w:r>
    </w:p>
    <w:p w14:paraId="1B24C29B" w14:textId="07C8F65A" w:rsidR="00AE61FF" w:rsidRDefault="00AE61FF">
      <w:pPr>
        <w:spacing w:after="0" w:line="240" w:lineRule="auto"/>
        <w:ind w:left="0" w:firstLine="0"/>
        <w:jc w:val="left"/>
      </w:pPr>
      <w:r>
        <w:t>URL-uniform resource locator</w:t>
      </w:r>
      <w:r w:rsidR="00075699">
        <w:t>-unique address of webpage on internet</w:t>
      </w:r>
    </w:p>
    <w:p w14:paraId="4DF5A524" w14:textId="40379758" w:rsidR="00DF78C6" w:rsidRDefault="00C120F9">
      <w:pPr>
        <w:spacing w:after="0" w:line="240" w:lineRule="auto"/>
        <w:ind w:left="0" w:firstLine="0"/>
        <w:jc w:val="left"/>
      </w:pPr>
      <w:r>
        <w:t>Domain-type of organisation’s website</w:t>
      </w:r>
    </w:p>
    <w:p w14:paraId="2E960AD0" w14:textId="1F19E98F" w:rsidR="00C120F9" w:rsidRDefault="00C120F9">
      <w:pPr>
        <w:spacing w:after="0" w:line="240" w:lineRule="auto"/>
        <w:ind w:left="0" w:firstLine="0"/>
        <w:jc w:val="left"/>
      </w:pPr>
      <w:r>
        <w:t>.com-commercial organisations</w:t>
      </w:r>
      <w:r w:rsidR="00113105">
        <w:t xml:space="preserve">, </w:t>
      </w:r>
      <w:r>
        <w:t>.gov-government organisation</w:t>
      </w:r>
      <w:r w:rsidR="00113105">
        <w:t xml:space="preserve">, </w:t>
      </w:r>
      <w:r>
        <w:t>.org-non-profit organisation</w:t>
      </w:r>
      <w:r w:rsidR="00113105">
        <w:t xml:space="preserve">, </w:t>
      </w:r>
      <w:r>
        <w:t>.net-networking organisation</w:t>
      </w:r>
      <w:r w:rsidR="00113105">
        <w:t xml:space="preserve">, </w:t>
      </w:r>
      <w:r>
        <w:t>.</w:t>
      </w:r>
      <w:proofErr w:type="spellStart"/>
      <w:r>
        <w:t>edu</w:t>
      </w:r>
      <w:proofErr w:type="spellEnd"/>
      <w:r>
        <w:t>-educational organisation</w:t>
      </w:r>
    </w:p>
    <w:p w14:paraId="71AAF782" w14:textId="224F0910" w:rsidR="008C2E20" w:rsidRDefault="00AE61FF" w:rsidP="008C2E20">
      <w:pPr>
        <w:spacing w:after="0" w:line="240" w:lineRule="auto"/>
        <w:ind w:left="0" w:firstLine="0"/>
        <w:jc w:val="left"/>
      </w:pPr>
      <w:r>
        <w:t>RSS-</w:t>
      </w:r>
      <w:r w:rsidR="008C2E20" w:rsidRPr="008C2E20">
        <w:t xml:space="preserve">really simple syndication </w:t>
      </w:r>
      <w:r>
        <w:t xml:space="preserve">is a </w:t>
      </w:r>
      <w:r w:rsidR="008C2E20" w:rsidRPr="008C2E20">
        <w:t>program read by computer to</w:t>
      </w:r>
      <w:r>
        <w:t xml:space="preserve"> suggest content</w:t>
      </w:r>
      <w:r w:rsidR="008C2E20" w:rsidRPr="008C2E20">
        <w:t xml:space="preserve"> as </w:t>
      </w:r>
      <w:r>
        <w:t xml:space="preserve">per </w:t>
      </w:r>
      <w:r w:rsidR="008C2E20" w:rsidRPr="008C2E20">
        <w:t>subscribed websites</w:t>
      </w:r>
    </w:p>
    <w:p w14:paraId="09368370" w14:textId="1EBBCF24" w:rsidR="008C2E20" w:rsidRDefault="008C2E20" w:rsidP="008C2E20">
      <w:pPr>
        <w:spacing w:after="0" w:line="240" w:lineRule="auto"/>
        <w:ind w:left="0" w:firstLine="0"/>
        <w:jc w:val="left"/>
      </w:pPr>
      <w:r>
        <w:t>Hypertext Markup Language-</w:t>
      </w:r>
      <w:r w:rsidR="00AE61FF" w:rsidRPr="00AE61FF">
        <w:t>a standard language used to build web pages, organizing and structuring content through special codes known as markup</w:t>
      </w:r>
      <w:r w:rsidR="00AE61FF">
        <w:t>,</w:t>
      </w:r>
      <w:r w:rsidR="00AE61FF" w:rsidRPr="00AE61FF">
        <w:rPr>
          <w:rFonts w:ascii="Nunito" w:hAnsi="Nunito"/>
          <w:color w:val="273239"/>
          <w:spacing w:val="2"/>
          <w:sz w:val="27"/>
          <w:szCs w:val="27"/>
          <w:shd w:val="clear" w:color="auto" w:fill="FFFFFF"/>
        </w:rPr>
        <w:t xml:space="preserve"> </w:t>
      </w:r>
      <w:r w:rsidR="00AE61FF" w:rsidRPr="00AE61FF">
        <w:t>tags that define the different parts of a webpage</w:t>
      </w:r>
    </w:p>
    <w:p w14:paraId="77EA4406" w14:textId="72CDC1A7" w:rsidR="003B73AE" w:rsidRDefault="003B73AE" w:rsidP="008C2E20">
      <w:pPr>
        <w:spacing w:after="0" w:line="240" w:lineRule="auto"/>
        <w:ind w:left="0" w:firstLine="0"/>
        <w:jc w:val="left"/>
      </w:pPr>
      <w:r>
        <w:t>Web apps-application run directly on cloud without need to install</w:t>
      </w:r>
    </w:p>
    <w:p w14:paraId="0FFA5299" w14:textId="14F15985" w:rsidR="00FF6D4F" w:rsidRPr="008C2E20" w:rsidRDefault="00FF6D4F" w:rsidP="008C2E20">
      <w:pPr>
        <w:spacing w:after="0" w:line="240" w:lineRule="auto"/>
        <w:ind w:left="0" w:firstLine="0"/>
        <w:jc w:val="left"/>
      </w:pPr>
      <w:r>
        <w:t xml:space="preserve">Object oriented </w:t>
      </w:r>
      <w:proofErr w:type="gramStart"/>
      <w:r>
        <w:t>program(</w:t>
      </w:r>
      <w:proofErr w:type="gramEnd"/>
      <w:r>
        <w:t>OOP) prefers objects built around &amp; accessed by functions</w:t>
      </w:r>
      <w:r w:rsidR="006E1004">
        <w:t xml:space="preserve"> with </w:t>
      </w:r>
      <w:proofErr w:type="gramStart"/>
      <w:r w:rsidR="006E1004">
        <w:t>bottom up</w:t>
      </w:r>
      <w:proofErr w:type="gramEnd"/>
      <w:r w:rsidR="006E1004">
        <w:t xml:space="preserve"> approach</w:t>
      </w:r>
      <w:r w:rsidR="00A51D0C">
        <w:t xml:space="preserve"> &amp; filled with data with similar structure in category</w:t>
      </w:r>
    </w:p>
    <w:p w14:paraId="21071103" w14:textId="77777777" w:rsidR="00D6042B" w:rsidRDefault="00A51D0C">
      <w:pPr>
        <w:spacing w:after="0" w:line="240" w:lineRule="auto"/>
        <w:ind w:left="0" w:firstLine="0"/>
        <w:jc w:val="left"/>
      </w:pPr>
      <w:proofErr w:type="gramStart"/>
      <w:r>
        <w:t>JVM(</w:t>
      </w:r>
      <w:proofErr w:type="gramEnd"/>
      <w:r>
        <w:t>Java virtual machine) is an interpreter &amp; main component</w:t>
      </w:r>
      <w:r w:rsidR="00D6042B">
        <w:t xml:space="preserve"> of java translate byte to machine code</w:t>
      </w:r>
    </w:p>
    <w:p w14:paraId="26B7C52C" w14:textId="044B01CD" w:rsidR="008C2E20" w:rsidRDefault="00A51D0C">
      <w:pPr>
        <w:spacing w:after="0" w:line="240" w:lineRule="auto"/>
        <w:ind w:left="0" w:firstLine="0"/>
        <w:jc w:val="left"/>
      </w:pPr>
      <w:proofErr w:type="gramStart"/>
      <w:r>
        <w:t>JDK</w:t>
      </w:r>
      <w:r w:rsidR="00B76099">
        <w:t>(</w:t>
      </w:r>
      <w:proofErr w:type="gramEnd"/>
      <w:r w:rsidR="00B76099">
        <w:t>Java development kit) is compiler toolkit to compile java program with few classes in packages</w:t>
      </w:r>
    </w:p>
    <w:p w14:paraId="2C1011FF" w14:textId="5CC34130" w:rsidR="00DF78C6" w:rsidRDefault="00783931">
      <w:pPr>
        <w:spacing w:after="0" w:line="240" w:lineRule="auto"/>
        <w:ind w:left="0" w:firstLine="0"/>
        <w:jc w:val="left"/>
      </w:pPr>
      <w:r>
        <w:t>D</w:t>
      </w:r>
      <w:r w:rsidR="00D76AAC">
        <w:t>atabase</w:t>
      </w:r>
      <w:r>
        <w:t xml:space="preserve"> is organized collection of interrelated data serving applications</w:t>
      </w:r>
      <w:r w:rsidR="0052743C">
        <w:t xml:space="preserve"> &amp; data</w:t>
      </w:r>
      <w:r w:rsidR="00634A6B">
        <w:t>base management system is general p</w:t>
      </w:r>
      <w:r w:rsidR="001F26E5">
        <w:t xml:space="preserve">urpose software </w:t>
      </w:r>
      <w:proofErr w:type="spellStart"/>
      <w:proofErr w:type="gramStart"/>
      <w:r w:rsidR="001F26E5">
        <w:t>defining,constructing</w:t>
      </w:r>
      <w:proofErr w:type="spellEnd"/>
      <w:proofErr w:type="gramEnd"/>
      <w:r w:rsidR="001F26E5">
        <w:t xml:space="preserve"> &amp; manipulate them &amp; when </w:t>
      </w:r>
      <w:r w:rsidR="002C4DEE">
        <w:t>organized as tables collected n related by values becomes relational database management system</w:t>
      </w:r>
      <w:r w:rsidR="00113105">
        <w:t xml:space="preserve"> where structured query language interface </w:t>
      </w:r>
      <w:proofErr w:type="spellStart"/>
      <w:proofErr w:type="gramStart"/>
      <w:r w:rsidR="00113105">
        <w:t>create,access</w:t>
      </w:r>
      <w:proofErr w:type="spellEnd"/>
      <w:proofErr w:type="gramEnd"/>
      <w:r w:rsidR="00113105">
        <w:t xml:space="preserve">/retrieve &amp; manipulate/transform databases </w:t>
      </w:r>
    </w:p>
    <w:p w14:paraId="34B4E8D0" w14:textId="77777777" w:rsidR="00DF78C6" w:rsidRDefault="00DF78C6">
      <w:pPr>
        <w:spacing w:after="0" w:line="240" w:lineRule="auto"/>
        <w:ind w:left="0" w:firstLine="0"/>
        <w:jc w:val="left"/>
      </w:pPr>
    </w:p>
    <w:p w14:paraId="0B2785BC" w14:textId="77777777" w:rsidR="00DF78C6" w:rsidRDefault="00DF78C6">
      <w:pPr>
        <w:spacing w:after="0" w:line="240" w:lineRule="auto"/>
        <w:ind w:left="0" w:firstLine="0"/>
        <w:jc w:val="left"/>
      </w:pPr>
    </w:p>
    <w:p w14:paraId="4B857A8C" w14:textId="2ADC9B13" w:rsidR="00836360" w:rsidRDefault="0055369A" w:rsidP="007C1CA3">
      <w:pPr>
        <w:spacing w:after="0" w:line="259" w:lineRule="auto"/>
        <w:ind w:left="0" w:right="435" w:firstLine="0"/>
        <w:jc w:val="center"/>
      </w:pPr>
      <w:r>
        <w:rPr>
          <w:b/>
          <w:sz w:val="44"/>
        </w:rPr>
        <w:lastRenderedPageBreak/>
        <w:t>CHAPTER NO.01</w:t>
      </w:r>
    </w:p>
    <w:p w14:paraId="5ABB2E7D" w14:textId="77777777" w:rsidR="00836360" w:rsidRDefault="00836360">
      <w:pPr>
        <w:spacing w:after="0" w:line="259" w:lineRule="auto"/>
        <w:ind w:left="0" w:firstLine="0"/>
        <w:jc w:val="left"/>
      </w:pPr>
    </w:p>
    <w:p w14:paraId="59F3653F" w14:textId="77777777" w:rsidR="00836360" w:rsidRDefault="0055369A">
      <w:pPr>
        <w:pStyle w:val="Heading1"/>
        <w:spacing w:after="3" w:line="259" w:lineRule="auto"/>
        <w:ind w:left="772" w:right="355" w:hanging="10"/>
        <w:jc w:val="center"/>
      </w:pPr>
      <w:r>
        <w:rPr>
          <w:sz w:val="32"/>
        </w:rPr>
        <w:t xml:space="preserve">INTRODUCTION </w:t>
      </w:r>
    </w:p>
    <w:p w14:paraId="69801B0B" w14:textId="77777777" w:rsidR="00836360" w:rsidRDefault="00836360">
      <w:pPr>
        <w:spacing w:after="172" w:line="244" w:lineRule="auto"/>
        <w:ind w:left="0" w:right="9457" w:firstLine="0"/>
        <w:jc w:val="left"/>
      </w:pPr>
    </w:p>
    <w:p w14:paraId="729A6A2E" w14:textId="1551C4EB" w:rsidR="00836360" w:rsidRDefault="0055369A" w:rsidP="00F228DC">
      <w:pPr>
        <w:pStyle w:val="Heading2"/>
        <w:ind w:left="0" w:right="7279" w:firstLine="0"/>
      </w:pPr>
      <w:r w:rsidRPr="00253F68">
        <w:rPr>
          <w:rFonts w:ascii="Modern Love" w:hAnsi="Modern Love" w:cs="Dreaming Outloud Script Pro"/>
        </w:rPr>
        <w:t>1.1</w:t>
      </w:r>
      <w:r w:rsidR="00615252" w:rsidRPr="002B557C">
        <w:rPr>
          <w:rFonts w:ascii="Modern Love" w:hAnsi="Modern Love"/>
        </w:rPr>
        <w:t xml:space="preserve"> </w:t>
      </w:r>
      <w:r w:rsidRPr="002B557C">
        <w:rPr>
          <w:rFonts w:ascii="Modern Love" w:hAnsi="Modern Love"/>
        </w:rPr>
        <w:t>Introduction</w:t>
      </w:r>
      <w:r w:rsidR="00826163">
        <w:t>:</w:t>
      </w:r>
    </w:p>
    <w:p w14:paraId="773F6B10" w14:textId="4798CE0D" w:rsidR="00895F66" w:rsidRPr="002B557C" w:rsidRDefault="00C32162">
      <w:pPr>
        <w:spacing w:after="85" w:line="259" w:lineRule="auto"/>
        <w:ind w:left="439" w:firstLine="0"/>
        <w:rPr>
          <w:rFonts w:ascii="Dreaming Outloud Script Pro" w:hAnsi="Dreaming Outloud Script Pro" w:cs="Dreaming Outloud Script Pro"/>
          <w:b/>
          <w:sz w:val="26"/>
        </w:rPr>
        <w:pPrChange w:id="1" w:author=" " w:date="2024-10-27T21:01:00Z">
          <w:pPr>
            <w:spacing w:after="85" w:line="259" w:lineRule="auto"/>
            <w:ind w:left="449"/>
            <w:jc w:val="left"/>
          </w:pPr>
        </w:pPrChange>
      </w:pPr>
      <w:r w:rsidRPr="002B557C">
        <w:rPr>
          <w:rFonts w:ascii="Dreaming Outloud Script Pro" w:hAnsi="Dreaming Outloud Script Pro" w:cs="Dreaming Outloud Script Pro"/>
          <w:b/>
          <w:sz w:val="26"/>
        </w:rPr>
        <w:t>In business</w:t>
      </w:r>
      <w:r w:rsidR="00907AA0" w:rsidRPr="002B557C">
        <w:rPr>
          <w:rFonts w:ascii="Dreaming Outloud Script Pro" w:hAnsi="Dreaming Outloud Script Pro" w:cs="Dreaming Outloud Script Pro"/>
          <w:b/>
          <w:sz w:val="26"/>
        </w:rPr>
        <w:t xml:space="preserve"> these are the </w:t>
      </w:r>
      <w:r w:rsidR="00403836" w:rsidRPr="002B557C">
        <w:rPr>
          <w:rFonts w:ascii="Dreaming Outloud Script Pro" w:hAnsi="Dreaming Outloud Script Pro" w:cs="Dreaming Outloud Script Pro"/>
          <w:b/>
          <w:sz w:val="26"/>
        </w:rPr>
        <w:t>principles</w:t>
      </w:r>
      <w:r w:rsidR="00615252" w:rsidRPr="002B557C">
        <w:rPr>
          <w:rFonts w:ascii="Dreaming Outloud Script Pro" w:hAnsi="Dreaming Outloud Script Pro" w:cs="Dreaming Outloud Script Pro"/>
          <w:b/>
          <w:sz w:val="26"/>
        </w:rPr>
        <w:t xml:space="preserve"> to come up with ideas Research &amp; Development</w:t>
      </w:r>
      <w:r w:rsidR="00843ACB" w:rsidRPr="002B557C">
        <w:rPr>
          <w:rFonts w:ascii="Dreaming Outloud Script Pro" w:hAnsi="Dreaming Outloud Script Pro" w:cs="Dreaming Outloud Script Pro"/>
          <w:b/>
          <w:sz w:val="26"/>
        </w:rPr>
        <w:t xml:space="preserve">-I have referred several books for this project &amp;projects </w:t>
      </w:r>
      <w:proofErr w:type="spellStart"/>
      <w:r w:rsidR="00843ACB" w:rsidRPr="002B557C">
        <w:rPr>
          <w:rFonts w:ascii="Dreaming Outloud Script Pro" w:hAnsi="Dreaming Outloud Script Pro" w:cs="Dreaming Outloud Script Pro"/>
          <w:b/>
          <w:sz w:val="26"/>
        </w:rPr>
        <w:t>before</w:t>
      </w:r>
      <w:r w:rsidR="00615252" w:rsidRPr="002B557C">
        <w:rPr>
          <w:rFonts w:ascii="Dreaming Outloud Script Pro" w:hAnsi="Dreaming Outloud Script Pro" w:cs="Dreaming Outloud Script Pro"/>
          <w:b/>
          <w:sz w:val="26"/>
        </w:rPr>
        <w:t>,intrapreneuring</w:t>
      </w:r>
      <w:proofErr w:type="spellEnd"/>
      <w:r w:rsidR="002B557C" w:rsidRPr="002B557C">
        <w:rPr>
          <w:rFonts w:ascii="Dreaming Outloud Script Pro" w:hAnsi="Dreaming Outloud Script Pro" w:cs="Dreaming Outloud Script Pro"/>
          <w:b/>
          <w:sz w:val="26"/>
        </w:rPr>
        <w:t xml:space="preserve">-I feel I belong to </w:t>
      </w:r>
      <w:proofErr w:type="spellStart"/>
      <w:r w:rsidR="002B557C" w:rsidRPr="002B557C">
        <w:rPr>
          <w:rFonts w:ascii="Dreaming Outloud Script Pro" w:hAnsi="Dreaming Outloud Script Pro" w:cs="Dreaming Outloud Script Pro"/>
          <w:b/>
          <w:sz w:val="26"/>
        </w:rPr>
        <w:t>bioinformatics</w:t>
      </w:r>
      <w:r w:rsidR="00615252" w:rsidRPr="002B557C">
        <w:rPr>
          <w:rFonts w:ascii="Dreaming Outloud Script Pro" w:hAnsi="Dreaming Outloud Script Pro" w:cs="Dreaming Outloud Script Pro"/>
          <w:b/>
          <w:sz w:val="26"/>
        </w:rPr>
        <w:t>,hobbies</w:t>
      </w:r>
      <w:proofErr w:type="spellEnd"/>
      <w:r w:rsidR="00467EEE" w:rsidRPr="002B557C">
        <w:rPr>
          <w:rFonts w:ascii="Dreaming Outloud Script Pro" w:hAnsi="Dreaming Outloud Script Pro" w:cs="Dreaming Outloud Script Pro"/>
          <w:b/>
          <w:sz w:val="26"/>
        </w:rPr>
        <w:t xml:space="preserve"> </w:t>
      </w:r>
      <w:r w:rsidR="00615252" w:rsidRPr="002B557C">
        <w:rPr>
          <w:rFonts w:ascii="Dreaming Outloud Script Pro" w:hAnsi="Dreaming Outloud Script Pro" w:cs="Dreaming Outloud Script Pro"/>
          <w:b/>
          <w:sz w:val="26"/>
        </w:rPr>
        <w:t>or interests</w:t>
      </w:r>
      <w:r w:rsidR="00843ACB" w:rsidRPr="002B557C">
        <w:rPr>
          <w:rFonts w:ascii="Dreaming Outloud Script Pro" w:hAnsi="Dreaming Outloud Script Pro" w:cs="Dreaming Outloud Script Pro"/>
          <w:b/>
          <w:sz w:val="26"/>
        </w:rPr>
        <w:t xml:space="preserve">-this is the field </w:t>
      </w:r>
      <w:proofErr w:type="spellStart"/>
      <w:r w:rsidR="00843ACB" w:rsidRPr="002B557C">
        <w:rPr>
          <w:rFonts w:ascii="Dreaming Outloud Script Pro" w:hAnsi="Dreaming Outloud Script Pro" w:cs="Dreaming Outloud Script Pro"/>
          <w:b/>
          <w:sz w:val="26"/>
        </w:rPr>
        <w:t>im</w:t>
      </w:r>
      <w:proofErr w:type="spellEnd"/>
      <w:r w:rsidR="00843ACB" w:rsidRPr="002B557C">
        <w:rPr>
          <w:rFonts w:ascii="Dreaming Outloud Script Pro" w:hAnsi="Dreaming Outloud Script Pro" w:cs="Dreaming Outloud Script Pro"/>
          <w:b/>
          <w:sz w:val="26"/>
        </w:rPr>
        <w:t xml:space="preserve"> passionate </w:t>
      </w:r>
      <w:proofErr w:type="spellStart"/>
      <w:r w:rsidR="00843ACB" w:rsidRPr="002B557C">
        <w:rPr>
          <w:rFonts w:ascii="Dreaming Outloud Script Pro" w:hAnsi="Dreaming Outloud Script Pro" w:cs="Dreaming Outloud Script Pro"/>
          <w:b/>
          <w:sz w:val="26"/>
        </w:rPr>
        <w:t>about</w:t>
      </w:r>
      <w:r w:rsidR="00615252" w:rsidRPr="002B557C">
        <w:rPr>
          <w:rFonts w:ascii="Dreaming Outloud Script Pro" w:hAnsi="Dreaming Outloud Script Pro" w:cs="Dreaming Outloud Script Pro"/>
          <w:b/>
          <w:sz w:val="26"/>
        </w:rPr>
        <w:t>,need</w:t>
      </w:r>
      <w:proofErr w:type="spellEnd"/>
      <w:r w:rsidR="00615252" w:rsidRPr="002B557C">
        <w:rPr>
          <w:rFonts w:ascii="Dreaming Outloud Script Pro" w:hAnsi="Dreaming Outloud Script Pro" w:cs="Dreaming Outloud Script Pro"/>
          <w:b/>
          <w:sz w:val="26"/>
        </w:rPr>
        <w:t xml:space="preserve"> recognition-bioinformaticians have different </w:t>
      </w:r>
      <w:proofErr w:type="spellStart"/>
      <w:r w:rsidR="00615252" w:rsidRPr="002B557C">
        <w:rPr>
          <w:rFonts w:ascii="Dreaming Outloud Script Pro" w:hAnsi="Dreaming Outloud Script Pro" w:cs="Dreaming Outloud Script Pro"/>
          <w:b/>
          <w:sz w:val="26"/>
        </w:rPr>
        <w:t>needs</w:t>
      </w:r>
      <w:r w:rsidR="0049701E" w:rsidRPr="002B557C">
        <w:rPr>
          <w:rFonts w:ascii="Dreaming Outloud Script Pro" w:hAnsi="Dreaming Outloud Script Pro" w:cs="Dreaming Outloud Script Pro"/>
          <w:b/>
          <w:sz w:val="26"/>
        </w:rPr>
        <w:t>,improve</w:t>
      </w:r>
      <w:proofErr w:type="spellEnd"/>
      <w:r w:rsidR="0049701E" w:rsidRPr="002B557C">
        <w:rPr>
          <w:rFonts w:ascii="Dreaming Outloud Script Pro" w:hAnsi="Dreaming Outloud Script Pro" w:cs="Dreaming Outloud Script Pro"/>
          <w:b/>
          <w:sz w:val="26"/>
        </w:rPr>
        <w:t xml:space="preserve"> existing product</w:t>
      </w:r>
      <w:r w:rsidR="002B557C" w:rsidRPr="002B557C">
        <w:rPr>
          <w:rFonts w:ascii="Dreaming Outloud Script Pro" w:hAnsi="Dreaming Outloud Script Pro" w:cs="Dreaming Outloud Script Pro"/>
          <w:b/>
          <w:sz w:val="26"/>
        </w:rPr>
        <w:t>-refer literature</w:t>
      </w:r>
      <w:r w:rsidR="002B557C">
        <w:rPr>
          <w:rFonts w:ascii="Dreaming Outloud Script Pro" w:hAnsi="Dreaming Outloud Script Pro" w:cs="Dreaming Outloud Script Pro"/>
          <w:b/>
          <w:sz w:val="26"/>
        </w:rPr>
        <w:t xml:space="preserve"> </w:t>
      </w:r>
      <w:proofErr w:type="spellStart"/>
      <w:r w:rsidR="002B557C" w:rsidRPr="002B557C">
        <w:rPr>
          <w:rFonts w:ascii="Dreaming Outloud Script Pro" w:hAnsi="Dreaming Outloud Script Pro" w:cs="Dreaming Outloud Script Pro"/>
          <w:b/>
          <w:sz w:val="26"/>
        </w:rPr>
        <w:t>survey</w:t>
      </w:r>
      <w:r w:rsidR="0049701E" w:rsidRPr="002B557C">
        <w:rPr>
          <w:rFonts w:ascii="Dreaming Outloud Script Pro" w:hAnsi="Dreaming Outloud Script Pro" w:cs="Dreaming Outloud Script Pro"/>
          <w:b/>
          <w:sz w:val="26"/>
        </w:rPr>
        <w:t>,</w:t>
      </w:r>
      <w:r w:rsidR="002B557C" w:rsidRPr="002B557C">
        <w:rPr>
          <w:rFonts w:ascii="Dreaming Outloud Script Pro" w:hAnsi="Dreaming Outloud Script Pro" w:cs="Dreaming Outloud Script Pro"/>
          <w:b/>
          <w:sz w:val="26"/>
        </w:rPr>
        <w:t>IDEAS</w:t>
      </w:r>
      <w:proofErr w:type="spellEnd"/>
      <w:r w:rsidR="00953FD9" w:rsidRPr="002B557C">
        <w:rPr>
          <w:rFonts w:ascii="Dreaming Outloud Script Pro" w:hAnsi="Dreaming Outloud Script Pro" w:cs="Dreaming Outloud Script Pro"/>
          <w:b/>
          <w:sz w:val="26"/>
        </w:rPr>
        <w:t xml:space="preserve">=Identifying </w:t>
      </w:r>
      <w:proofErr w:type="spellStart"/>
      <w:r w:rsidR="00953FD9" w:rsidRPr="002B557C">
        <w:rPr>
          <w:rFonts w:ascii="Dreaming Outloud Script Pro" w:hAnsi="Dreaming Outloud Script Pro" w:cs="Dreaming Outloud Script Pro"/>
          <w:b/>
          <w:sz w:val="26"/>
        </w:rPr>
        <w:t>opportunities,Designing</w:t>
      </w:r>
      <w:proofErr w:type="spellEnd"/>
      <w:r w:rsidR="00953FD9" w:rsidRPr="002B557C">
        <w:rPr>
          <w:rFonts w:ascii="Dreaming Outloud Script Pro" w:hAnsi="Dreaming Outloud Script Pro" w:cs="Dreaming Outloud Script Pro"/>
          <w:b/>
          <w:sz w:val="26"/>
        </w:rPr>
        <w:t xml:space="preserve"> </w:t>
      </w:r>
      <w:proofErr w:type="spellStart"/>
      <w:r w:rsidR="00953FD9" w:rsidRPr="002B557C">
        <w:rPr>
          <w:rFonts w:ascii="Dreaming Outloud Script Pro" w:hAnsi="Dreaming Outloud Script Pro" w:cs="Dreaming Outloud Script Pro"/>
          <w:b/>
          <w:sz w:val="26"/>
        </w:rPr>
        <w:t>prototype,Exclusive</w:t>
      </w:r>
      <w:proofErr w:type="spellEnd"/>
      <w:r w:rsidR="00953FD9" w:rsidRPr="002B557C">
        <w:rPr>
          <w:rFonts w:ascii="Dreaming Outloud Script Pro" w:hAnsi="Dreaming Outloud Script Pro" w:cs="Dreaming Outloud Script Pro"/>
          <w:b/>
          <w:sz w:val="26"/>
        </w:rPr>
        <w:t xml:space="preserve"> or </w:t>
      </w:r>
      <w:proofErr w:type="spellStart"/>
      <w:r w:rsidR="00953FD9" w:rsidRPr="002B557C">
        <w:rPr>
          <w:rFonts w:ascii="Dreaming Outloud Script Pro" w:hAnsi="Dreaming Outloud Script Pro" w:cs="Dreaming Outloud Script Pro"/>
          <w:b/>
          <w:sz w:val="26"/>
        </w:rPr>
        <w:t>unique,</w:t>
      </w:r>
      <w:r w:rsidR="002B557C" w:rsidRPr="002B557C">
        <w:rPr>
          <w:rFonts w:ascii="Dreaming Outloud Script Pro" w:hAnsi="Dreaming Outloud Script Pro" w:cs="Dreaming Outloud Script Pro"/>
          <w:b/>
          <w:sz w:val="26"/>
        </w:rPr>
        <w:t>Acceptable</w:t>
      </w:r>
      <w:proofErr w:type="spellEnd"/>
      <w:r w:rsidR="002B557C" w:rsidRPr="002B557C">
        <w:rPr>
          <w:rFonts w:ascii="Dreaming Outloud Script Pro" w:hAnsi="Dreaming Outloud Script Pro" w:cs="Dreaming Outloud Script Pro"/>
          <w:b/>
          <w:sz w:val="26"/>
        </w:rPr>
        <w:t xml:space="preserve"> to society &amp; Satisfying to target </w:t>
      </w:r>
      <w:proofErr w:type="spellStart"/>
      <w:r w:rsidR="002B557C" w:rsidRPr="002B557C">
        <w:rPr>
          <w:rFonts w:ascii="Dreaming Outloud Script Pro" w:hAnsi="Dreaming Outloud Script Pro" w:cs="Dreaming Outloud Script Pro"/>
          <w:b/>
          <w:sz w:val="26"/>
        </w:rPr>
        <w:t>segment.</w:t>
      </w:r>
      <w:r w:rsidR="005312AB" w:rsidRPr="002B557C">
        <w:rPr>
          <w:rFonts w:ascii="Dreaming Outloud Script Pro" w:hAnsi="Dreaming Outloud Script Pro" w:cs="Dreaming Outloud Script Pro"/>
          <w:b/>
          <w:sz w:val="26"/>
        </w:rPr>
        <w:t>its</w:t>
      </w:r>
      <w:proofErr w:type="spellEnd"/>
      <w:r w:rsidR="005312AB" w:rsidRPr="002B557C">
        <w:rPr>
          <w:rFonts w:ascii="Dreaming Outloud Script Pro" w:hAnsi="Dreaming Outloud Script Pro" w:cs="Dreaming Outloud Script Pro"/>
          <w:b/>
          <w:sz w:val="26"/>
        </w:rPr>
        <w:t xml:space="preserve"> an patenting we</w:t>
      </w:r>
      <w:r w:rsidR="004177D1" w:rsidRPr="002B557C">
        <w:rPr>
          <w:rFonts w:ascii="Dreaming Outloud Script Pro" w:hAnsi="Dreaming Outloud Script Pro" w:cs="Dreaming Outloud Script Pro"/>
          <w:b/>
          <w:sz w:val="26"/>
        </w:rPr>
        <w:t xml:space="preserve">bsite that simplifies your patenting </w:t>
      </w:r>
      <w:proofErr w:type="spellStart"/>
      <w:r w:rsidR="004177D1" w:rsidRPr="002B557C">
        <w:rPr>
          <w:rFonts w:ascii="Dreaming Outloud Script Pro" w:hAnsi="Dreaming Outloud Script Pro" w:cs="Dreaming Outloud Script Pro"/>
          <w:b/>
          <w:sz w:val="26"/>
        </w:rPr>
        <w:t>journey,achieving</w:t>
      </w:r>
      <w:proofErr w:type="spellEnd"/>
      <w:r w:rsidR="004177D1" w:rsidRPr="002B557C">
        <w:rPr>
          <w:rFonts w:ascii="Dreaming Outloud Script Pro" w:hAnsi="Dreaming Outloud Script Pro" w:cs="Dreaming Outloud Script Pro"/>
          <w:b/>
          <w:sz w:val="26"/>
        </w:rPr>
        <w:t xml:space="preserve"> what every engineer wants to </w:t>
      </w:r>
      <w:proofErr w:type="spellStart"/>
      <w:r w:rsidR="004177D1" w:rsidRPr="002B557C">
        <w:rPr>
          <w:rFonts w:ascii="Dreaming Outloud Script Pro" w:hAnsi="Dreaming Outloud Script Pro" w:cs="Dreaming Outloud Script Pro"/>
          <w:b/>
          <w:sz w:val="26"/>
        </w:rPr>
        <w:t>achieve,to</w:t>
      </w:r>
      <w:proofErr w:type="spellEnd"/>
      <w:r w:rsidR="004177D1" w:rsidRPr="002B557C">
        <w:rPr>
          <w:rFonts w:ascii="Dreaming Outloud Script Pro" w:hAnsi="Dreaming Outloud Script Pro" w:cs="Dreaming Outloud Script Pro"/>
          <w:b/>
          <w:sz w:val="26"/>
        </w:rPr>
        <w:t xml:space="preserve"> automate </w:t>
      </w:r>
      <w:proofErr w:type="spellStart"/>
      <w:r w:rsidR="004177D1" w:rsidRPr="002B557C">
        <w:rPr>
          <w:rFonts w:ascii="Dreaming Outloud Script Pro" w:hAnsi="Dreaming Outloud Script Pro" w:cs="Dreaming Outloud Script Pro"/>
          <w:b/>
          <w:sz w:val="26"/>
        </w:rPr>
        <w:t>process,so</w:t>
      </w:r>
      <w:proofErr w:type="spellEnd"/>
      <w:r w:rsidR="004177D1" w:rsidRPr="002B557C">
        <w:rPr>
          <w:rFonts w:ascii="Dreaming Outloud Script Pro" w:hAnsi="Dreaming Outloud Script Pro" w:cs="Dreaming Outloud Script Pro"/>
          <w:b/>
          <w:sz w:val="26"/>
        </w:rPr>
        <w:t xml:space="preserve"> that humans work on higher developmental goals and I also want young minds start thinking like scientists from a young age too so </w:t>
      </w:r>
      <w:proofErr w:type="spellStart"/>
      <w:r w:rsidR="004177D1" w:rsidRPr="002B557C">
        <w:rPr>
          <w:rFonts w:ascii="Dreaming Outloud Script Pro" w:hAnsi="Dreaming Outloud Script Pro" w:cs="Dreaming Outloud Script Pro"/>
          <w:b/>
          <w:sz w:val="26"/>
        </w:rPr>
        <w:t>that,they</w:t>
      </w:r>
      <w:proofErr w:type="spellEnd"/>
      <w:r w:rsidR="004177D1" w:rsidRPr="002B557C">
        <w:rPr>
          <w:rFonts w:ascii="Dreaming Outloud Script Pro" w:hAnsi="Dreaming Outloud Script Pro" w:cs="Dreaming Outloud Script Pro"/>
          <w:b/>
          <w:sz w:val="26"/>
        </w:rPr>
        <w:t xml:space="preserve"> grow into greater scientists</w:t>
      </w:r>
      <w:r w:rsidR="00C06031" w:rsidRPr="002B557C">
        <w:rPr>
          <w:rFonts w:ascii="Dreaming Outloud Script Pro" w:hAnsi="Dreaming Outloud Script Pro" w:cs="Dreaming Outloud Script Pro"/>
          <w:b/>
          <w:sz w:val="26"/>
        </w:rPr>
        <w:t xml:space="preserve">.as patenting lets you own your invention incentivizes &amp; motivates you to achieve greater </w:t>
      </w:r>
      <w:proofErr w:type="spellStart"/>
      <w:r w:rsidR="00C06031" w:rsidRPr="002B557C">
        <w:rPr>
          <w:rFonts w:ascii="Dreaming Outloud Script Pro" w:hAnsi="Dreaming Outloud Script Pro" w:cs="Dreaming Outloud Script Pro"/>
          <w:b/>
          <w:sz w:val="26"/>
        </w:rPr>
        <w:t>intellect,So</w:t>
      </w:r>
      <w:proofErr w:type="spellEnd"/>
      <w:r w:rsidR="00C06031" w:rsidRPr="002B557C">
        <w:rPr>
          <w:rFonts w:ascii="Dreaming Outloud Script Pro" w:hAnsi="Dreaming Outloud Script Pro" w:cs="Dreaming Outloud Script Pro"/>
          <w:b/>
          <w:sz w:val="26"/>
        </w:rPr>
        <w:t xml:space="preserve">, I want to make barrier free like social media for talent &amp; shopping accessible on handset by </w:t>
      </w:r>
      <w:proofErr w:type="spellStart"/>
      <w:r w:rsidR="00C06031" w:rsidRPr="002B557C">
        <w:rPr>
          <w:rFonts w:ascii="Dreaming Outloud Script Pro" w:hAnsi="Dreaming Outloud Script Pro" w:cs="Dreaming Outloud Script Pro"/>
          <w:b/>
          <w:sz w:val="26"/>
        </w:rPr>
        <w:t>ecommerce,patenting</w:t>
      </w:r>
      <w:proofErr w:type="spellEnd"/>
      <w:r w:rsidR="00C06031" w:rsidRPr="002B557C">
        <w:rPr>
          <w:rFonts w:ascii="Dreaming Outloud Script Pro" w:hAnsi="Dreaming Outloud Script Pro" w:cs="Dreaming Outloud Script Pro"/>
          <w:b/>
          <w:sz w:val="26"/>
        </w:rPr>
        <w:t xml:space="preserve"> is </w:t>
      </w:r>
      <w:proofErr w:type="spellStart"/>
      <w:r w:rsidR="00C06031" w:rsidRPr="002B557C">
        <w:rPr>
          <w:rFonts w:ascii="Dreaming Outloud Script Pro" w:hAnsi="Dreaming Outloud Script Pro" w:cs="Dreaming Outloud Script Pro"/>
          <w:b/>
          <w:sz w:val="26"/>
        </w:rPr>
        <w:t>time,money</w:t>
      </w:r>
      <w:proofErr w:type="spellEnd"/>
      <w:r w:rsidR="00C06031" w:rsidRPr="002B557C">
        <w:rPr>
          <w:rFonts w:ascii="Dreaming Outloud Script Pro" w:hAnsi="Dreaming Outloud Script Pro" w:cs="Dreaming Outloud Script Pro"/>
          <w:b/>
          <w:sz w:val="26"/>
        </w:rPr>
        <w:t xml:space="preserve"> &amp;effort draining so,</w:t>
      </w:r>
      <w:r w:rsidR="00843ACB" w:rsidRPr="002B557C">
        <w:rPr>
          <w:rFonts w:ascii="Dreaming Outloud Script Pro" w:hAnsi="Dreaming Outloud Script Pro" w:cs="Dreaming Outloud Script Pro"/>
          <w:b/>
          <w:sz w:val="26"/>
        </w:rPr>
        <w:t xml:space="preserve"> it needs </w:t>
      </w:r>
      <w:proofErr w:type="spellStart"/>
      <w:r w:rsidR="00843ACB" w:rsidRPr="002B557C">
        <w:rPr>
          <w:rFonts w:ascii="Dreaming Outloud Script Pro" w:hAnsi="Dreaming Outloud Script Pro" w:cs="Dreaming Outloud Script Pro"/>
          <w:b/>
          <w:sz w:val="26"/>
        </w:rPr>
        <w:t>efficiency,I</w:t>
      </w:r>
      <w:proofErr w:type="spellEnd"/>
      <w:r w:rsidR="00843ACB" w:rsidRPr="002B557C">
        <w:rPr>
          <w:rFonts w:ascii="Dreaming Outloud Script Pro" w:hAnsi="Dreaming Outloud Script Pro" w:cs="Dreaming Outloud Script Pro"/>
          <w:b/>
          <w:sz w:val="26"/>
        </w:rPr>
        <w:t xml:space="preserve"> vision it reaching all domain of science &amp; art</w:t>
      </w:r>
    </w:p>
    <w:p w14:paraId="7357C6FF" w14:textId="77777777" w:rsidR="00253F68" w:rsidRDefault="00253F68" w:rsidP="00253F68">
      <w:pPr>
        <w:spacing w:after="85" w:line="259" w:lineRule="auto"/>
        <w:ind w:left="0" w:firstLine="0"/>
        <w:rPr>
          <w:rFonts w:ascii="Dreaming Outloud Script Pro" w:hAnsi="Dreaming Outloud Script Pro" w:cs="Dreaming Outloud Script Pro"/>
          <w:b/>
          <w:sz w:val="26"/>
        </w:rPr>
      </w:pPr>
    </w:p>
    <w:p w14:paraId="19E43ED3" w14:textId="5D2203C1" w:rsidR="00836360" w:rsidRPr="00253F68" w:rsidRDefault="0055369A" w:rsidP="00253F68">
      <w:pPr>
        <w:spacing w:after="85" w:line="259" w:lineRule="auto"/>
        <w:ind w:left="0" w:firstLine="0"/>
        <w:jc w:val="left"/>
        <w:rPr>
          <w:rFonts w:ascii="Modern Love" w:hAnsi="Modern Love"/>
          <w:b/>
        </w:rPr>
      </w:pPr>
      <w:r w:rsidRPr="00253F68">
        <w:rPr>
          <w:rFonts w:ascii="Modern Love" w:hAnsi="Modern Love"/>
          <w:b/>
          <w:sz w:val="26"/>
        </w:rPr>
        <w:t>1.1.2</w:t>
      </w:r>
      <w:r w:rsidR="00FE34C0">
        <w:rPr>
          <w:rFonts w:ascii="Modern Love" w:hAnsi="Modern Love"/>
          <w:b/>
          <w:sz w:val="26"/>
        </w:rPr>
        <w:t xml:space="preserve"> </w:t>
      </w:r>
      <w:r w:rsidRPr="00253F68">
        <w:rPr>
          <w:rFonts w:ascii="Modern Love" w:hAnsi="Modern Love"/>
          <w:b/>
        </w:rPr>
        <w:t>Benefit:</w:t>
      </w:r>
    </w:p>
    <w:p w14:paraId="644ADF05" w14:textId="15D0A4CB" w:rsidR="00826163" w:rsidRPr="00253F68" w:rsidRDefault="00401EF7">
      <w:pPr>
        <w:pStyle w:val="ListParagraph"/>
        <w:numPr>
          <w:ilvl w:val="0"/>
          <w:numId w:val="4"/>
        </w:numPr>
        <w:spacing w:after="85" w:line="259" w:lineRule="auto"/>
        <w:rPr>
          <w:rFonts w:ascii="Dreaming Outloud Script Pro" w:hAnsi="Dreaming Outloud Script Pro" w:cs="Dreaming Outloud Script Pro"/>
        </w:rPr>
      </w:pPr>
      <w:r w:rsidRPr="00253F68">
        <w:rPr>
          <w:rFonts w:ascii="Dreaming Outloud Script Pro" w:hAnsi="Dreaming Outloud Script Pro" w:cs="Dreaming Outloud Script Pro"/>
        </w:rPr>
        <w:t xml:space="preserve">Patenting promotes research as it rewards </w:t>
      </w:r>
      <w:proofErr w:type="spellStart"/>
      <w:proofErr w:type="gramStart"/>
      <w:r w:rsidRPr="00253F68">
        <w:rPr>
          <w:rFonts w:ascii="Dreaming Outloud Script Pro" w:hAnsi="Dreaming Outloud Script Pro" w:cs="Dreaming Outloud Script Pro"/>
        </w:rPr>
        <w:t>researchers,lettin’em</w:t>
      </w:r>
      <w:proofErr w:type="spellEnd"/>
      <w:proofErr w:type="gramEnd"/>
      <w:r w:rsidRPr="00253F68">
        <w:rPr>
          <w:rFonts w:ascii="Dreaming Outloud Script Pro" w:hAnsi="Dreaming Outloud Script Pro" w:cs="Dreaming Outloud Script Pro"/>
        </w:rPr>
        <w:t xml:space="preserve"> own the work as per rights</w:t>
      </w:r>
    </w:p>
    <w:p w14:paraId="275AAFC4" w14:textId="241FC2D1" w:rsidR="00D15D98" w:rsidRPr="00253F68" w:rsidRDefault="00423839">
      <w:pPr>
        <w:pStyle w:val="ListParagraph"/>
        <w:numPr>
          <w:ilvl w:val="0"/>
          <w:numId w:val="4"/>
        </w:numPr>
        <w:spacing w:after="85" w:line="259" w:lineRule="auto"/>
        <w:rPr>
          <w:rFonts w:ascii="Dreaming Outloud Script Pro" w:hAnsi="Dreaming Outloud Script Pro" w:cs="Dreaming Outloud Script Pro"/>
        </w:rPr>
      </w:pPr>
      <w:del w:id="2" w:author=" " w:date="2024-10-27T21:01:00Z">
        <w:r w:rsidRPr="00253F68">
          <w:rPr>
            <w:rFonts w:ascii="Dreaming Outloud Script Pro" w:hAnsi="Dreaming Outloud Script Pro" w:cs="Dreaming Outloud Script Pro"/>
          </w:rPr>
          <w:delText>Solution for better utilization of</w:delText>
        </w:r>
      </w:del>
      <w:r w:rsidR="00253F68" w:rsidRPr="00253F68">
        <w:rPr>
          <w:rFonts w:ascii="Dreaming Outloud Script Pro" w:hAnsi="Dreaming Outloud Script Pro" w:cs="Dreaming Outloud Script Pro"/>
        </w:rPr>
        <w:t xml:space="preserve">Management </w:t>
      </w:r>
      <w:r w:rsidR="006C29D3" w:rsidRPr="00253F68">
        <w:rPr>
          <w:rFonts w:ascii="Dreaming Outloud Script Pro" w:hAnsi="Dreaming Outloud Script Pro" w:cs="Dreaming Outloud Script Pro"/>
        </w:rPr>
        <w:t>shift provides peace of mind for creativity</w:t>
      </w:r>
    </w:p>
    <w:p w14:paraId="5D15A9B9" w14:textId="297F4800" w:rsidR="003B5B84" w:rsidRPr="00253F68" w:rsidRDefault="006C29D3">
      <w:pPr>
        <w:pStyle w:val="ListParagraph"/>
        <w:numPr>
          <w:ilvl w:val="0"/>
          <w:numId w:val="4"/>
        </w:numPr>
        <w:spacing w:after="85" w:line="259" w:lineRule="auto"/>
        <w:rPr>
          <w:rFonts w:ascii="Dreaming Outloud Script Pro" w:hAnsi="Dreaming Outloud Script Pro" w:cs="Dreaming Outloud Script Pro"/>
        </w:rPr>
      </w:pPr>
      <w:r w:rsidRPr="00253F68">
        <w:rPr>
          <w:rFonts w:ascii="Dreaming Outloud Script Pro" w:hAnsi="Dreaming Outloud Script Pro" w:cs="Dreaming Outloud Script Pro"/>
        </w:rPr>
        <w:t xml:space="preserve">Patent democratization will provide many </w:t>
      </w:r>
      <w:proofErr w:type="spellStart"/>
      <w:proofErr w:type="gramStart"/>
      <w:r w:rsidRPr="00253F68">
        <w:rPr>
          <w:rFonts w:ascii="Dreaming Outloud Script Pro" w:hAnsi="Dreaming Outloud Script Pro" w:cs="Dreaming Outloud Script Pro"/>
        </w:rPr>
        <w:t>perspective,statistically</w:t>
      </w:r>
      <w:proofErr w:type="spellEnd"/>
      <w:proofErr w:type="gramEnd"/>
      <w:r w:rsidRPr="00253F68">
        <w:rPr>
          <w:rFonts w:ascii="Dreaming Outloud Script Pro" w:hAnsi="Dreaming Outloud Script Pro" w:cs="Dreaming Outloud Script Pro"/>
        </w:rPr>
        <w:t xml:space="preserve"> high chance of quality patents &amp;prepare young imaginative minds for this competitive spaced </w:t>
      </w:r>
    </w:p>
    <w:p w14:paraId="231D0EE7" w14:textId="35D211BE" w:rsidR="00D876B6" w:rsidRPr="00253F68" w:rsidRDefault="001E20F3">
      <w:pPr>
        <w:pStyle w:val="ListParagraph"/>
        <w:numPr>
          <w:ilvl w:val="0"/>
          <w:numId w:val="4"/>
        </w:numPr>
        <w:spacing w:after="85" w:line="259" w:lineRule="auto"/>
        <w:rPr>
          <w:rFonts w:ascii="Dreaming Outloud Script Pro" w:hAnsi="Dreaming Outloud Script Pro" w:cs="Dreaming Outloud Script Pro"/>
        </w:rPr>
      </w:pPr>
      <w:r w:rsidRPr="00253F68">
        <w:rPr>
          <w:rFonts w:ascii="Dreaming Outloud Script Pro" w:hAnsi="Dreaming Outloud Script Pro" w:cs="Dreaming Outloud Script Pro"/>
        </w:rPr>
        <w:t>Useful for eradication of duplication of effort</w:t>
      </w:r>
    </w:p>
    <w:p w14:paraId="2CD16E97" w14:textId="6C35E0C5" w:rsidR="00D876B6" w:rsidRPr="00253F68" w:rsidRDefault="00D876B6">
      <w:pPr>
        <w:pStyle w:val="ListParagraph"/>
        <w:numPr>
          <w:ilvl w:val="0"/>
          <w:numId w:val="4"/>
        </w:numPr>
        <w:spacing w:after="85" w:line="259" w:lineRule="auto"/>
        <w:rPr>
          <w:rFonts w:ascii="Dreaming Outloud Script Pro" w:hAnsi="Dreaming Outloud Script Pro" w:cs="Dreaming Outloud Script Pro"/>
        </w:rPr>
      </w:pPr>
      <w:r w:rsidRPr="00253F68">
        <w:rPr>
          <w:rFonts w:ascii="Dreaming Outloud Script Pro" w:hAnsi="Dreaming Outloud Script Pro" w:cs="Dreaming Outloud Script Pro"/>
        </w:rPr>
        <w:t xml:space="preserve">Used for tracking </w:t>
      </w:r>
      <w:r w:rsidR="001E20F3" w:rsidRPr="00253F68">
        <w:rPr>
          <w:rFonts w:ascii="Dreaming Outloud Script Pro" w:hAnsi="Dreaming Outloud Script Pro" w:cs="Dreaming Outloud Script Pro"/>
        </w:rPr>
        <w:t>collecting &amp;</w:t>
      </w:r>
      <w:r w:rsidR="007C1CA3" w:rsidRPr="00253F68">
        <w:rPr>
          <w:rFonts w:ascii="Dreaming Outloud Script Pro" w:hAnsi="Dreaming Outloud Script Pro" w:cs="Dreaming Outloud Script Pro"/>
        </w:rPr>
        <w:t xml:space="preserve"> </w:t>
      </w:r>
      <w:r w:rsidR="001E20F3" w:rsidRPr="00253F68">
        <w:rPr>
          <w:rFonts w:ascii="Dreaming Outloud Script Pro" w:hAnsi="Dreaming Outloud Script Pro" w:cs="Dreaming Outloud Script Pro"/>
        </w:rPr>
        <w:t xml:space="preserve">sharing knowledge but with dignity for the discoverer </w:t>
      </w:r>
    </w:p>
    <w:p w14:paraId="4292C1D4" w14:textId="1CF85D9A" w:rsidR="00C359E8" w:rsidRPr="00253F68" w:rsidRDefault="006A5EA4">
      <w:pPr>
        <w:pStyle w:val="ListParagraph"/>
        <w:numPr>
          <w:ilvl w:val="0"/>
          <w:numId w:val="4"/>
        </w:numPr>
        <w:spacing w:after="85" w:line="259" w:lineRule="auto"/>
        <w:rPr>
          <w:rFonts w:ascii="Dreaming Outloud Script Pro" w:hAnsi="Dreaming Outloud Script Pro" w:cs="Dreaming Outloud Script Pro"/>
        </w:rPr>
      </w:pPr>
      <w:r w:rsidRPr="00253F68">
        <w:rPr>
          <w:rFonts w:ascii="Dreaming Outloud Script Pro" w:hAnsi="Dreaming Outloud Script Pro" w:cs="Dreaming Outloud Script Pro"/>
        </w:rPr>
        <w:t>Unifying making universal patents</w:t>
      </w:r>
    </w:p>
    <w:p w14:paraId="7F6EF228" w14:textId="77777777" w:rsidR="00304B37" w:rsidRPr="00253F68" w:rsidRDefault="007C1CA3">
      <w:pPr>
        <w:pStyle w:val="ListParagraph"/>
        <w:numPr>
          <w:ilvl w:val="0"/>
          <w:numId w:val="4"/>
        </w:numPr>
        <w:spacing w:after="85" w:line="259" w:lineRule="auto"/>
        <w:rPr>
          <w:rFonts w:ascii="Dreaming Outloud Script Pro" w:hAnsi="Dreaming Outloud Script Pro" w:cs="Dreaming Outloud Script Pro"/>
        </w:rPr>
      </w:pPr>
      <w:r w:rsidRPr="00253F68">
        <w:rPr>
          <w:rFonts w:ascii="Dreaming Outloud Script Pro" w:hAnsi="Dreaming Outloud Script Pro" w:cs="Dreaming Outloud Script Pro"/>
        </w:rPr>
        <w:t>Inspiration helps coming up with project</w:t>
      </w:r>
    </w:p>
    <w:p w14:paraId="33737CF6" w14:textId="12E702BA" w:rsidR="00304B37" w:rsidRPr="00253F68" w:rsidRDefault="00253F68">
      <w:pPr>
        <w:pStyle w:val="ListParagraph"/>
        <w:numPr>
          <w:ilvl w:val="0"/>
          <w:numId w:val="4"/>
        </w:numPr>
        <w:spacing w:after="85" w:line="259" w:lineRule="auto"/>
        <w:rPr>
          <w:rFonts w:ascii="Dreaming Outloud Script Pro" w:hAnsi="Dreaming Outloud Script Pro" w:cs="Dreaming Outloud Script Pro"/>
        </w:rPr>
      </w:pPr>
      <w:r w:rsidRPr="00253F68">
        <w:rPr>
          <w:rFonts w:ascii="Dreaming Outloud Script Pro" w:hAnsi="Dreaming Outloud Script Pro" w:cs="Dreaming Outloud Script Pro"/>
        </w:rPr>
        <w:t xml:space="preserve">You </w:t>
      </w:r>
      <w:r w:rsidR="007C1CA3" w:rsidRPr="00253F68">
        <w:rPr>
          <w:rFonts w:ascii="Dreaming Outloud Script Pro" w:hAnsi="Dreaming Outloud Script Pro" w:cs="Dreaming Outloud Script Pro"/>
        </w:rPr>
        <w:t>check your patentability with uniqueness checker before applying</w:t>
      </w:r>
    </w:p>
    <w:p w14:paraId="4866CD57" w14:textId="620B04ED" w:rsidR="006A5EA4" w:rsidRPr="00253F68" w:rsidRDefault="00253F68">
      <w:pPr>
        <w:pStyle w:val="ListParagraph"/>
        <w:numPr>
          <w:ilvl w:val="0"/>
          <w:numId w:val="4"/>
        </w:numPr>
        <w:spacing w:after="85" w:line="259" w:lineRule="auto"/>
        <w:rPr>
          <w:rFonts w:ascii="Dreaming Outloud Script Pro" w:hAnsi="Dreaming Outloud Script Pro" w:cs="Dreaming Outloud Script Pro"/>
        </w:rPr>
      </w:pPr>
      <w:r w:rsidRPr="00253F68">
        <w:rPr>
          <w:rFonts w:ascii="Dreaming Outloud Script Pro" w:hAnsi="Dreaming Outloud Script Pro" w:cs="Dreaming Outloud Script Pro"/>
        </w:rPr>
        <w:t xml:space="preserve">Store </w:t>
      </w:r>
      <w:r w:rsidR="00304B37" w:rsidRPr="00253F68">
        <w:rPr>
          <w:rFonts w:ascii="Dreaming Outloud Script Pro" w:hAnsi="Dreaming Outloud Script Pro" w:cs="Dreaming Outloud Script Pro"/>
        </w:rPr>
        <w:t>option lets you reserve your code for future actions</w:t>
      </w:r>
    </w:p>
    <w:p w14:paraId="722980A3" w14:textId="41DFF939" w:rsidR="004177D1" w:rsidRPr="00253F68" w:rsidRDefault="00253F68">
      <w:pPr>
        <w:pStyle w:val="ListParagraph"/>
        <w:numPr>
          <w:ilvl w:val="0"/>
          <w:numId w:val="4"/>
        </w:numPr>
        <w:spacing w:after="85" w:line="259" w:lineRule="auto"/>
        <w:rPr>
          <w:rFonts w:ascii="Dreaming Outloud Script Pro" w:hAnsi="Dreaming Outloud Script Pro" w:cs="Dreaming Outloud Script Pro"/>
        </w:rPr>
      </w:pPr>
      <w:r w:rsidRPr="00253F68">
        <w:rPr>
          <w:rFonts w:ascii="Dreaming Outloud Script Pro" w:hAnsi="Dreaming Outloud Script Pro" w:cs="Dreaming Outloud Script Pro"/>
        </w:rPr>
        <w:t xml:space="preserve">Our </w:t>
      </w:r>
      <w:r w:rsidR="004177D1" w:rsidRPr="00253F68">
        <w:rPr>
          <w:rFonts w:ascii="Dreaming Outloud Script Pro" w:hAnsi="Dreaming Outloud Script Pro" w:cs="Dreaming Outloud Script Pro"/>
        </w:rPr>
        <w:t xml:space="preserve">team fills form for </w:t>
      </w:r>
      <w:proofErr w:type="spellStart"/>
      <w:proofErr w:type="gramStart"/>
      <w:r w:rsidR="004177D1" w:rsidRPr="00253F68">
        <w:rPr>
          <w:rFonts w:ascii="Dreaming Outloud Script Pro" w:hAnsi="Dreaming Outloud Script Pro" w:cs="Dreaming Outloud Script Pro"/>
        </w:rPr>
        <w:t>you,so</w:t>
      </w:r>
      <w:proofErr w:type="gramEnd"/>
      <w:r w:rsidR="004177D1" w:rsidRPr="00253F68">
        <w:rPr>
          <w:rFonts w:ascii="Dreaming Outloud Script Pro" w:hAnsi="Dreaming Outloud Script Pro" w:cs="Dreaming Outloud Script Pro"/>
        </w:rPr>
        <w:t>,bye</w:t>
      </w:r>
      <w:proofErr w:type="spellEnd"/>
      <w:r w:rsidR="004177D1" w:rsidRPr="00253F68">
        <w:rPr>
          <w:rFonts w:ascii="Dreaming Outloud Script Pro" w:hAnsi="Dreaming Outloud Script Pro" w:cs="Dreaming Outloud Script Pro"/>
        </w:rPr>
        <w:t xml:space="preserve"> bye errors</w:t>
      </w:r>
    </w:p>
    <w:p w14:paraId="798C52F2" w14:textId="77777777" w:rsidR="00836360" w:rsidRPr="00253F68" w:rsidRDefault="00836360" w:rsidP="00F42A0A">
      <w:pPr>
        <w:spacing w:after="85" w:line="259" w:lineRule="auto"/>
        <w:ind w:left="1080" w:firstLine="0"/>
        <w:rPr>
          <w:rFonts w:ascii="Dreaming Outloud Script Pro" w:hAnsi="Dreaming Outloud Script Pro" w:cs="Dreaming Outloud Script Pro"/>
        </w:rPr>
      </w:pPr>
    </w:p>
    <w:p w14:paraId="175701AE" w14:textId="77777777" w:rsidR="00D876B6" w:rsidRDefault="00D876B6" w:rsidP="00F42A0A">
      <w:pPr>
        <w:spacing w:after="85" w:line="259" w:lineRule="auto"/>
        <w:ind w:left="1080" w:firstLine="0"/>
        <w:sectPr w:rsidR="00D876B6" w:rsidSect="00BC6561">
          <w:headerReference w:type="even" r:id="rId19"/>
          <w:headerReference w:type="default" r:id="rId20"/>
          <w:footerReference w:type="even" r:id="rId21"/>
          <w:footerReference w:type="default" r:id="rId22"/>
          <w:headerReference w:type="first" r:id="rId23"/>
          <w:footerReference w:type="first" r:id="rId24"/>
          <w:pgSz w:w="11940" w:h="16860"/>
          <w:pgMar w:top="485" w:right="1192" w:bottom="482" w:left="1241" w:header="720" w:footer="720" w:gutter="0"/>
          <w:pgBorders w:offsetFrom="page">
            <w:top w:val="weavingBraid" w:sz="24" w:space="24" w:color="FFFF00"/>
            <w:left w:val="weavingBraid" w:sz="24" w:space="24" w:color="FFFF00"/>
            <w:bottom w:val="weavingBraid" w:sz="24" w:space="24" w:color="FFFF00"/>
            <w:right w:val="weavingBraid" w:sz="24" w:space="24" w:color="FFFF00"/>
          </w:pgBorders>
          <w:pgNumType w:start="0"/>
          <w:cols w:space="720"/>
          <w:titlePg/>
        </w:sectPr>
      </w:pPr>
    </w:p>
    <w:p w14:paraId="0DBAB476" w14:textId="079A047B" w:rsidR="00FC404B" w:rsidRDefault="003B6CCC" w:rsidP="00F228DC">
      <w:pPr>
        <w:pStyle w:val="Heading2"/>
        <w:ind w:left="0" w:right="7457" w:firstLine="0"/>
        <w:rPr>
          <w:szCs w:val="28"/>
        </w:rPr>
      </w:pPr>
      <w:r>
        <w:rPr>
          <w:rFonts w:ascii="Aparajita" w:hAnsi="Aparajita" w:cs="Aparajita"/>
          <w:b w:val="0"/>
          <w:bCs/>
          <w:noProof/>
          <w:szCs w:val="28"/>
        </w:rPr>
        <w:lastRenderedPageBreak/>
        <mc:AlternateContent>
          <mc:Choice Requires="wps">
            <w:drawing>
              <wp:anchor distT="0" distB="0" distL="114300" distR="114300" simplePos="0" relativeHeight="251672576" behindDoc="0" locked="0" layoutInCell="1" allowOverlap="1" wp14:anchorId="6D16EBAD" wp14:editId="1F75DC88">
                <wp:simplePos x="0" y="0"/>
                <wp:positionH relativeFrom="column">
                  <wp:posOffset>1333500</wp:posOffset>
                </wp:positionH>
                <wp:positionV relativeFrom="paragraph">
                  <wp:posOffset>140335</wp:posOffset>
                </wp:positionV>
                <wp:extent cx="4716145" cy="3368040"/>
                <wp:effectExtent l="0" t="0" r="8255" b="3810"/>
                <wp:wrapNone/>
                <wp:docPr id="448"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6145" cy="3368040"/>
                        </a:xfrm>
                        <a:prstGeom prst="rect">
                          <a:avLst/>
                        </a:prstGeom>
                        <a:solidFill>
                          <a:schemeClr val="lt1"/>
                        </a:solidFill>
                        <a:ln w="6350">
                          <a:solidFill>
                            <a:prstClr val="black"/>
                          </a:solidFill>
                        </a:ln>
                      </wps:spPr>
                      <wps:txbx>
                        <w:txbxContent>
                          <w:p w14:paraId="73955D2B" w14:textId="601EE375" w:rsidR="004C015A" w:rsidRPr="00253F68" w:rsidRDefault="009B3D15">
                            <w:pPr>
                              <w:ind w:left="0"/>
                              <w:rPr>
                                <w:rFonts w:ascii="Dreaming Outloud Script Pro" w:hAnsi="Dreaming Outloud Script Pro" w:cs="Dreaming Outloud Script Pro"/>
                                <w:lang w:val="en-US"/>
                              </w:rPr>
                            </w:pPr>
                            <w:r w:rsidRPr="00253F68">
                              <w:rPr>
                                <w:rFonts w:ascii="Dreaming Outloud Script Pro" w:hAnsi="Dreaming Outloud Script Pro" w:cs="Dreaming Outloud Script Pro"/>
                                <w:lang w:val="en-US"/>
                              </w:rPr>
                              <w:t xml:space="preserve">I </w:t>
                            </w:r>
                            <w:r w:rsidR="0078063C" w:rsidRPr="00253F68">
                              <w:rPr>
                                <w:rFonts w:ascii="Dreaming Outloud Script Pro" w:hAnsi="Dreaming Outloud Script Pro" w:cs="Dreaming Outloud Script Pro"/>
                                <w:lang w:val="en-US"/>
                              </w:rPr>
                              <w:t>love to make</w:t>
                            </w:r>
                            <w:r w:rsidRPr="00253F68">
                              <w:rPr>
                                <w:rFonts w:ascii="Dreaming Outloud Script Pro" w:hAnsi="Dreaming Outloud Script Pro" w:cs="Dreaming Outloud Script Pro"/>
                                <w:lang w:val="en-US"/>
                              </w:rPr>
                              <w:t xml:space="preserve"> bioinformatics project</w:t>
                            </w:r>
                            <w:r w:rsidR="0078063C" w:rsidRPr="00253F68">
                              <w:rPr>
                                <w:rFonts w:ascii="Dreaming Outloud Script Pro" w:hAnsi="Dreaming Outloud Script Pro" w:cs="Dreaming Outloud Script Pro"/>
                                <w:lang w:val="en-US"/>
                              </w:rPr>
                              <w:t xml:space="preserve"> </w:t>
                            </w:r>
                            <w:r w:rsidRPr="00253F68">
                              <w:rPr>
                                <w:rFonts w:ascii="Dreaming Outloud Script Pro" w:hAnsi="Dreaming Outloud Script Pro" w:cs="Dreaming Outloud Script Pro"/>
                                <w:lang w:val="en-US"/>
                              </w:rPr>
                              <w:t>but now I wanted</w:t>
                            </w:r>
                            <w:r w:rsidR="00FC404B" w:rsidRPr="00253F68">
                              <w:rPr>
                                <w:rFonts w:ascii="Dreaming Outloud Script Pro" w:hAnsi="Dreaming Outloud Script Pro" w:cs="Dreaming Outloud Script Pro"/>
                                <w:lang w:val="en-US"/>
                              </w:rPr>
                              <w:t xml:space="preserve"> to do something for </w:t>
                            </w:r>
                            <w:proofErr w:type="spellStart"/>
                            <w:r w:rsidR="00FC404B" w:rsidRPr="00253F68">
                              <w:rPr>
                                <w:rFonts w:ascii="Dreaming Outloud Script Pro" w:hAnsi="Dreaming Outloud Script Pro" w:cs="Dreaming Outloud Script Pro"/>
                                <w:lang w:val="en-US"/>
                              </w:rPr>
                              <w:t>bioinformaticians,giving</w:t>
                            </w:r>
                            <w:proofErr w:type="spellEnd"/>
                            <w:r w:rsidR="00FC404B" w:rsidRPr="00253F68">
                              <w:rPr>
                                <w:rFonts w:ascii="Dreaming Outloud Script Pro" w:hAnsi="Dreaming Outloud Script Pro" w:cs="Dreaming Outloud Script Pro"/>
                                <w:lang w:val="en-US"/>
                              </w:rPr>
                              <w:t xml:space="preserve"> back to the </w:t>
                            </w:r>
                            <w:proofErr w:type="spellStart"/>
                            <w:r w:rsidR="00FC404B" w:rsidRPr="00253F68">
                              <w:rPr>
                                <w:rFonts w:ascii="Dreaming Outloud Script Pro" w:hAnsi="Dreaming Outloud Script Pro" w:cs="Dreaming Outloud Script Pro"/>
                                <w:lang w:val="en-US"/>
                              </w:rPr>
                              <w:t>community</w:t>
                            </w:r>
                            <w:r w:rsidR="0021573B" w:rsidRPr="00253F68">
                              <w:rPr>
                                <w:rFonts w:ascii="Dreaming Outloud Script Pro" w:hAnsi="Dreaming Outloud Script Pro" w:cs="Dreaming Outloud Script Pro"/>
                                <w:lang w:val="en-US"/>
                              </w:rPr>
                              <w:t>,</w:t>
                            </w:r>
                            <w:r w:rsidR="00B377DE" w:rsidRPr="00253F68">
                              <w:rPr>
                                <w:rFonts w:ascii="Dreaming Outloud Script Pro" w:hAnsi="Dreaming Outloud Script Pro" w:cs="Dreaming Outloud Script Pro"/>
                                <w:lang w:val="en-US"/>
                              </w:rPr>
                              <w:t>I</w:t>
                            </w:r>
                            <w:proofErr w:type="spellEnd"/>
                            <w:r w:rsidR="00B377DE" w:rsidRPr="00253F68">
                              <w:rPr>
                                <w:rFonts w:ascii="Dreaming Outloud Script Pro" w:hAnsi="Dreaming Outloud Script Pro" w:cs="Dreaming Outloud Script Pro"/>
                                <w:lang w:val="en-US"/>
                              </w:rPr>
                              <w:t xml:space="preserve"> love competitive exams for the reason they incentivize by giving proof of your </w:t>
                            </w:r>
                            <w:proofErr w:type="spellStart"/>
                            <w:r w:rsidR="00B377DE" w:rsidRPr="00253F68">
                              <w:rPr>
                                <w:rFonts w:ascii="Dreaming Outloud Script Pro" w:hAnsi="Dreaming Outloud Script Pro" w:cs="Dreaming Outloud Script Pro"/>
                                <w:lang w:val="en-US"/>
                              </w:rPr>
                              <w:t>work,which</w:t>
                            </w:r>
                            <w:proofErr w:type="spellEnd"/>
                            <w:r w:rsidR="00B377DE" w:rsidRPr="00253F68">
                              <w:rPr>
                                <w:rFonts w:ascii="Dreaming Outloud Script Pro" w:hAnsi="Dreaming Outloud Script Pro" w:cs="Dreaming Outloud Script Pro"/>
                                <w:lang w:val="en-US"/>
                              </w:rPr>
                              <w:t xml:space="preserve"> I don’t find in </w:t>
                            </w:r>
                            <w:proofErr w:type="spellStart"/>
                            <w:r w:rsidR="00B377DE" w:rsidRPr="00253F68">
                              <w:rPr>
                                <w:rFonts w:ascii="Dreaming Outloud Script Pro" w:hAnsi="Dreaming Outloud Script Pro" w:cs="Dreaming Outloud Script Pro"/>
                                <w:lang w:val="en-US"/>
                              </w:rPr>
                              <w:t>hackathon</w:t>
                            </w:r>
                            <w:r w:rsidR="0078063C" w:rsidRPr="00253F68">
                              <w:rPr>
                                <w:rFonts w:ascii="Dreaming Outloud Script Pro" w:hAnsi="Dreaming Outloud Script Pro" w:cs="Dreaming Outloud Script Pro"/>
                                <w:lang w:val="en-US"/>
                              </w:rPr>
                              <w:t>,</w:t>
                            </w:r>
                            <w:r w:rsidR="005312AB" w:rsidRPr="00253F68">
                              <w:rPr>
                                <w:rFonts w:ascii="Dreaming Outloud Script Pro" w:hAnsi="Dreaming Outloud Script Pro" w:cs="Dreaming Outloud Script Pro"/>
                                <w:lang w:val="en-US"/>
                              </w:rPr>
                              <w:t>I</w:t>
                            </w:r>
                            <w:proofErr w:type="spellEnd"/>
                            <w:r w:rsidR="005312AB" w:rsidRPr="00253F68">
                              <w:rPr>
                                <w:rFonts w:ascii="Dreaming Outloud Script Pro" w:hAnsi="Dreaming Outloud Script Pro" w:cs="Dreaming Outloud Script Pro"/>
                                <w:lang w:val="en-US"/>
                              </w:rPr>
                              <w:t xml:space="preserve"> want to introduce it in hackathons making them trust worthy and automate </w:t>
                            </w:r>
                            <w:proofErr w:type="spellStart"/>
                            <w:r w:rsidR="005312AB" w:rsidRPr="00253F68">
                              <w:rPr>
                                <w:rFonts w:ascii="Dreaming Outloud Script Pro" w:hAnsi="Dreaming Outloud Script Pro" w:cs="Dreaming Outloud Script Pro"/>
                                <w:lang w:val="en-US"/>
                              </w:rPr>
                              <w:t>patenting,so</w:t>
                            </w:r>
                            <w:proofErr w:type="spellEnd"/>
                            <w:r w:rsidR="005312AB" w:rsidRPr="00253F68">
                              <w:rPr>
                                <w:rFonts w:ascii="Dreaming Outloud Script Pro" w:hAnsi="Dreaming Outloud Script Pro" w:cs="Dreaming Outloud Script Pro"/>
                                <w:lang w:val="en-US"/>
                              </w:rPr>
                              <w:t xml:space="preserve"> that we work on greater good for </w:t>
                            </w:r>
                            <w:proofErr w:type="spellStart"/>
                            <w:r w:rsidR="005312AB" w:rsidRPr="00253F68">
                              <w:rPr>
                                <w:rFonts w:ascii="Dreaming Outloud Script Pro" w:hAnsi="Dreaming Outloud Script Pro" w:cs="Dreaming Outloud Script Pro"/>
                                <w:lang w:val="en-US"/>
                              </w:rPr>
                              <w:t>society.</w:t>
                            </w:r>
                            <w:r w:rsidR="0078063C" w:rsidRPr="00253F68">
                              <w:rPr>
                                <w:rFonts w:ascii="Dreaming Outloud Script Pro" w:hAnsi="Dreaming Outloud Script Pro" w:cs="Dreaming Outloud Script Pro"/>
                                <w:lang w:val="en-US"/>
                              </w:rPr>
                              <w:t>I</w:t>
                            </w:r>
                            <w:proofErr w:type="spellEnd"/>
                            <w:r w:rsidR="0078063C" w:rsidRPr="00253F68">
                              <w:rPr>
                                <w:rFonts w:ascii="Dreaming Outloud Script Pro" w:hAnsi="Dreaming Outloud Script Pro" w:cs="Dreaming Outloud Script Pro"/>
                                <w:lang w:val="en-US"/>
                              </w:rPr>
                              <w:t xml:space="preserve"> felt paten</w:t>
                            </w:r>
                            <w:r w:rsidR="00913640" w:rsidRPr="00253F68">
                              <w:rPr>
                                <w:rFonts w:ascii="Dreaming Outloud Script Pro" w:hAnsi="Dreaming Outloud Script Pro" w:cs="Dreaming Outloud Script Pro"/>
                                <w:lang w:val="en-US"/>
                              </w:rPr>
                              <w:t xml:space="preserve">ting needs to be made easy </w:t>
                            </w:r>
                            <w:r w:rsidR="007C1CA3" w:rsidRPr="00253F68">
                              <w:rPr>
                                <w:rFonts w:ascii="Dreaming Outloud Script Pro" w:hAnsi="Dreaming Outloud Script Pro" w:cs="Dreaming Outloud Script Pro"/>
                                <w:lang w:val="en-US"/>
                              </w:rPr>
                              <w:t>&amp; accessible to all</w:t>
                            </w:r>
                            <w:r w:rsidR="005312AB" w:rsidRPr="00253F68">
                              <w:rPr>
                                <w:rFonts w:ascii="Dreaming Outloud Script Pro" w:hAnsi="Dreaming Outloud Script Pro" w:cs="Dreaming Outloud Script Pro"/>
                                <w:lang w:val="en-US"/>
                              </w:rPr>
                              <w:t xml:space="preserve"> reducing entry barriers</w:t>
                            </w:r>
                            <w:r w:rsidR="007C1CA3" w:rsidRPr="00253F68">
                              <w:rPr>
                                <w:rFonts w:ascii="Dreaming Outloud Script Pro" w:hAnsi="Dreaming Outloud Script Pro" w:cs="Dreaming Outloud Script Pro"/>
                                <w:lang w:val="en-US"/>
                              </w:rPr>
                              <w:t xml:space="preserve"> so </w:t>
                            </w:r>
                            <w:proofErr w:type="spellStart"/>
                            <w:r w:rsidR="007C1CA3" w:rsidRPr="00253F68">
                              <w:rPr>
                                <w:rFonts w:ascii="Dreaming Outloud Script Pro" w:hAnsi="Dreaming Outloud Script Pro" w:cs="Dreaming Outloud Script Pro"/>
                                <w:lang w:val="en-US"/>
                              </w:rPr>
                              <w:t>no,ideas</w:t>
                            </w:r>
                            <w:proofErr w:type="spellEnd"/>
                            <w:r w:rsidR="007C1CA3" w:rsidRPr="00253F68">
                              <w:rPr>
                                <w:rFonts w:ascii="Dreaming Outloud Script Pro" w:hAnsi="Dreaming Outloud Script Pro" w:cs="Dreaming Outloud Script Pro"/>
                                <w:lang w:val="en-US"/>
                              </w:rPr>
                              <w:t xml:space="preserve"> go waste &amp; we tap true human resource </w:t>
                            </w:r>
                            <w:proofErr w:type="spellStart"/>
                            <w:r w:rsidR="007C1CA3" w:rsidRPr="00253F68">
                              <w:rPr>
                                <w:rFonts w:ascii="Dreaming Outloud Script Pro" w:hAnsi="Dreaming Outloud Script Pro" w:cs="Dreaming Outloud Script Pro"/>
                                <w:lang w:val="en-US"/>
                              </w:rPr>
                              <w:t>potential.especially</w:t>
                            </w:r>
                            <w:proofErr w:type="spellEnd"/>
                            <w:r w:rsidR="007C1CA3" w:rsidRPr="00253F68">
                              <w:rPr>
                                <w:rFonts w:ascii="Dreaming Outloud Script Pro" w:hAnsi="Dreaming Outloud Script Pro" w:cs="Dreaming Outloud Script Pro"/>
                                <w:lang w:val="en-US"/>
                              </w:rPr>
                              <w:t xml:space="preserve"> young </w:t>
                            </w:r>
                            <w:proofErr w:type="spellStart"/>
                            <w:r w:rsidR="007C1CA3" w:rsidRPr="00253F68">
                              <w:rPr>
                                <w:rFonts w:ascii="Dreaming Outloud Script Pro" w:hAnsi="Dreaming Outloud Script Pro" w:cs="Dreaming Outloud Script Pro"/>
                                <w:lang w:val="en-US"/>
                              </w:rPr>
                              <w:t>minds,that</w:t>
                            </w:r>
                            <w:proofErr w:type="spellEnd"/>
                            <w:r w:rsidR="007C1CA3" w:rsidRPr="00253F68">
                              <w:rPr>
                                <w:rFonts w:ascii="Dreaming Outloud Script Pro" w:hAnsi="Dreaming Outloud Script Pro" w:cs="Dreaming Outloud Script Pro"/>
                                <w:lang w:val="en-US"/>
                              </w:rPr>
                              <w:t xml:space="preserve"> are highly </w:t>
                            </w:r>
                            <w:proofErr w:type="spellStart"/>
                            <w:r w:rsidR="007C1CA3" w:rsidRPr="00253F68">
                              <w:rPr>
                                <w:rFonts w:ascii="Dreaming Outloud Script Pro" w:hAnsi="Dreaming Outloud Script Pro" w:cs="Dreaming Outloud Script Pro"/>
                                <w:lang w:val="en-US"/>
                              </w:rPr>
                              <w:t>imaginative.So</w:t>
                            </w:r>
                            <w:proofErr w:type="spellEnd"/>
                            <w:r w:rsidR="007C1CA3" w:rsidRPr="00253F68">
                              <w:rPr>
                                <w:rFonts w:ascii="Dreaming Outloud Script Pro" w:hAnsi="Dreaming Outloud Script Pro" w:cs="Dreaming Outloud Script Pro"/>
                                <w:lang w:val="en-US"/>
                              </w:rPr>
                              <w:t xml:space="preserve"> that we get many perspectives &amp; it needs to get preserved to pass on giving creator his rightful </w:t>
                            </w:r>
                            <w:proofErr w:type="spellStart"/>
                            <w:r w:rsidR="007C1CA3" w:rsidRPr="00253F68">
                              <w:rPr>
                                <w:rFonts w:ascii="Dreaming Outloud Script Pro" w:hAnsi="Dreaming Outloud Script Pro" w:cs="Dreaming Outloud Script Pro"/>
                                <w:lang w:val="en-US"/>
                              </w:rPr>
                              <w:t>credits,for</w:t>
                            </w:r>
                            <w:proofErr w:type="spellEnd"/>
                            <w:r w:rsidR="007C1CA3" w:rsidRPr="00253F68">
                              <w:rPr>
                                <w:rFonts w:ascii="Dreaming Outloud Script Pro" w:hAnsi="Dreaming Outloud Script Pro" w:cs="Dreaming Outloud Script Pro"/>
                                <w:lang w:val="en-US"/>
                              </w:rPr>
                              <w:t xml:space="preserve"> better growth we need centralized transparent platform with fairness promoting safe </w:t>
                            </w:r>
                            <w:proofErr w:type="spellStart"/>
                            <w:r w:rsidR="007C1CA3" w:rsidRPr="00253F68">
                              <w:rPr>
                                <w:rFonts w:ascii="Dreaming Outloud Script Pro" w:hAnsi="Dreaming Outloud Script Pro" w:cs="Dreaming Outloud Script Pro"/>
                                <w:lang w:val="en-US"/>
                              </w:rPr>
                              <w:t>environment</w:t>
                            </w:r>
                            <w:r w:rsidR="00304B37" w:rsidRPr="00253F68">
                              <w:rPr>
                                <w:rFonts w:ascii="Dreaming Outloud Script Pro" w:hAnsi="Dreaming Outloud Script Pro" w:cs="Dreaming Outloud Script Pro"/>
                                <w:lang w:val="en-US"/>
                              </w:rPr>
                              <w:t>.patenting</w:t>
                            </w:r>
                            <w:proofErr w:type="spellEnd"/>
                            <w:r w:rsidR="00304B37" w:rsidRPr="00253F68">
                              <w:rPr>
                                <w:rFonts w:ascii="Dreaming Outloud Script Pro" w:hAnsi="Dreaming Outloud Script Pro" w:cs="Dreaming Outloud Script Pro"/>
                                <w:lang w:val="en-US"/>
                              </w:rPr>
                              <w:t xml:space="preserve"> needs a professional help like our customer support &amp; business may need marketplace for comfortable </w:t>
                            </w:r>
                            <w:proofErr w:type="spellStart"/>
                            <w:r w:rsidR="00304B37" w:rsidRPr="00253F68">
                              <w:rPr>
                                <w:rFonts w:ascii="Dreaming Outloud Script Pro" w:hAnsi="Dreaming Outloud Script Pro" w:cs="Dreaming Outloud Script Pro"/>
                                <w:lang w:val="en-US"/>
                              </w:rPr>
                              <w:t>buying,my</w:t>
                            </w:r>
                            <w:proofErr w:type="spellEnd"/>
                            <w:r w:rsidR="00304B37" w:rsidRPr="00253F68">
                              <w:rPr>
                                <w:rFonts w:ascii="Dreaming Outloud Script Pro" w:hAnsi="Dreaming Outloud Script Pro" w:cs="Dreaming Outloud Script Pro"/>
                                <w:lang w:val="en-US"/>
                              </w:rPr>
                              <w:t xml:space="preserve"> philosophy says good stuff should be </w:t>
                            </w:r>
                            <w:proofErr w:type="spellStart"/>
                            <w:r w:rsidR="00304B37" w:rsidRPr="00253F68">
                              <w:rPr>
                                <w:rFonts w:ascii="Dreaming Outloud Script Pro" w:hAnsi="Dreaming Outloud Script Pro" w:cs="Dreaming Outloud Script Pro"/>
                                <w:lang w:val="en-US"/>
                              </w:rPr>
                              <w:t>easy,accessible,fun</w:t>
                            </w:r>
                            <w:proofErr w:type="spellEnd"/>
                            <w:r w:rsidR="005312AB" w:rsidRPr="00253F68">
                              <w:rPr>
                                <w:rFonts w:ascii="Dreaming Outloud Script Pro" w:hAnsi="Dreaming Outloud Script Pro" w:cs="Dreaming Outloud Script Pro"/>
                                <w:lang w:val="en-US"/>
                              </w:rPr>
                              <w:t xml:space="preserve"> &amp;rewarding </w:t>
                            </w:r>
                            <w:proofErr w:type="spellStart"/>
                            <w:r w:rsidR="005312AB" w:rsidRPr="00253F68">
                              <w:rPr>
                                <w:rFonts w:ascii="Dreaming Outloud Script Pro" w:hAnsi="Dreaming Outloud Script Pro" w:cs="Dreaming Outloud Script Pro"/>
                                <w:lang w:val="en-US"/>
                              </w:rPr>
                              <w:t>so,that</w:t>
                            </w:r>
                            <w:proofErr w:type="spellEnd"/>
                            <w:r w:rsidR="005312AB" w:rsidRPr="00253F68">
                              <w:rPr>
                                <w:rFonts w:ascii="Dreaming Outloud Script Pro" w:hAnsi="Dreaming Outloud Script Pro" w:cs="Dreaming Outloud Script Pro"/>
                                <w:lang w:val="en-US"/>
                              </w:rPr>
                              <w:t xml:space="preserve"> it gets encouraged &amp; </w:t>
                            </w:r>
                            <w:proofErr w:type="spellStart"/>
                            <w:r w:rsidR="005312AB" w:rsidRPr="00253F68">
                              <w:rPr>
                                <w:rFonts w:ascii="Dreaming Outloud Script Pro" w:hAnsi="Dreaming Outloud Script Pro" w:cs="Dreaming Outloud Script Pro"/>
                                <w:lang w:val="en-US"/>
                              </w:rPr>
                              <w:t>promoted.so,creative</w:t>
                            </w:r>
                            <w:proofErr w:type="spellEnd"/>
                            <w:r w:rsidR="005312AB" w:rsidRPr="00253F68">
                              <w:rPr>
                                <w:rFonts w:ascii="Dreaming Outloud Script Pro" w:hAnsi="Dreaming Outloud Script Pro" w:cs="Dreaming Outloud Script Pro"/>
                                <w:lang w:val="en-US"/>
                              </w:rPr>
                              <w:t xml:space="preserve"> minds don’t get tired in unproductive paperwork &amp; creatively brainstorm.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6EBAD" id="Text Box 72" o:spid="_x0000_s1027" type="#_x0000_t202" style="position:absolute;margin-left:105pt;margin-top:11.05pt;width:371.35pt;height:26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" fillcolor="white [3201]" strokeweight=".5pt">
                <v:path arrowok="t"/>
                <v:textbox>
                  <w:txbxContent>
                    <w:p w14:paraId="73955D2B" w14:textId="601EE375" w:rsidR="004C015A" w:rsidRPr="00253F68" w:rsidRDefault="009B3D15">
                      <w:pPr>
                        <w:ind w:left="0"/>
                        <w:rPr>
                          <w:rFonts w:ascii="Dreaming Outloud Script Pro" w:hAnsi="Dreaming Outloud Script Pro" w:cs="Dreaming Outloud Script Pro"/>
                          <w:lang w:val="en-US"/>
                        </w:rPr>
                      </w:pPr>
                      <w:r w:rsidRPr="00253F68">
                        <w:rPr>
                          <w:rFonts w:ascii="Dreaming Outloud Script Pro" w:hAnsi="Dreaming Outloud Script Pro" w:cs="Dreaming Outloud Script Pro"/>
                          <w:lang w:val="en-US"/>
                        </w:rPr>
                        <w:t xml:space="preserve">I </w:t>
                      </w:r>
                      <w:r w:rsidR="0078063C" w:rsidRPr="00253F68">
                        <w:rPr>
                          <w:rFonts w:ascii="Dreaming Outloud Script Pro" w:hAnsi="Dreaming Outloud Script Pro" w:cs="Dreaming Outloud Script Pro"/>
                          <w:lang w:val="en-US"/>
                        </w:rPr>
                        <w:t>love to make</w:t>
                      </w:r>
                      <w:r w:rsidRPr="00253F68">
                        <w:rPr>
                          <w:rFonts w:ascii="Dreaming Outloud Script Pro" w:hAnsi="Dreaming Outloud Script Pro" w:cs="Dreaming Outloud Script Pro"/>
                          <w:lang w:val="en-US"/>
                        </w:rPr>
                        <w:t xml:space="preserve"> bioinformatics project</w:t>
                      </w:r>
                      <w:r w:rsidR="0078063C" w:rsidRPr="00253F68">
                        <w:rPr>
                          <w:rFonts w:ascii="Dreaming Outloud Script Pro" w:hAnsi="Dreaming Outloud Script Pro" w:cs="Dreaming Outloud Script Pro"/>
                          <w:lang w:val="en-US"/>
                        </w:rPr>
                        <w:t xml:space="preserve"> </w:t>
                      </w:r>
                      <w:r w:rsidRPr="00253F68">
                        <w:rPr>
                          <w:rFonts w:ascii="Dreaming Outloud Script Pro" w:hAnsi="Dreaming Outloud Script Pro" w:cs="Dreaming Outloud Script Pro"/>
                          <w:lang w:val="en-US"/>
                        </w:rPr>
                        <w:t>but now I wanted</w:t>
                      </w:r>
                      <w:r w:rsidR="00FC404B" w:rsidRPr="00253F68">
                        <w:rPr>
                          <w:rFonts w:ascii="Dreaming Outloud Script Pro" w:hAnsi="Dreaming Outloud Script Pro" w:cs="Dreaming Outloud Script Pro"/>
                          <w:lang w:val="en-US"/>
                        </w:rPr>
                        <w:t xml:space="preserve"> to do something for </w:t>
                      </w:r>
                      <w:proofErr w:type="spellStart"/>
                      <w:r w:rsidR="00FC404B" w:rsidRPr="00253F68">
                        <w:rPr>
                          <w:rFonts w:ascii="Dreaming Outloud Script Pro" w:hAnsi="Dreaming Outloud Script Pro" w:cs="Dreaming Outloud Script Pro"/>
                          <w:lang w:val="en-US"/>
                        </w:rPr>
                        <w:t>bioinformaticians,giving</w:t>
                      </w:r>
                      <w:proofErr w:type="spellEnd"/>
                      <w:r w:rsidR="00FC404B" w:rsidRPr="00253F68">
                        <w:rPr>
                          <w:rFonts w:ascii="Dreaming Outloud Script Pro" w:hAnsi="Dreaming Outloud Script Pro" w:cs="Dreaming Outloud Script Pro"/>
                          <w:lang w:val="en-US"/>
                        </w:rPr>
                        <w:t xml:space="preserve"> back to the </w:t>
                      </w:r>
                      <w:proofErr w:type="spellStart"/>
                      <w:r w:rsidR="00FC404B" w:rsidRPr="00253F68">
                        <w:rPr>
                          <w:rFonts w:ascii="Dreaming Outloud Script Pro" w:hAnsi="Dreaming Outloud Script Pro" w:cs="Dreaming Outloud Script Pro"/>
                          <w:lang w:val="en-US"/>
                        </w:rPr>
                        <w:t>community</w:t>
                      </w:r>
                      <w:r w:rsidR="0021573B" w:rsidRPr="00253F68">
                        <w:rPr>
                          <w:rFonts w:ascii="Dreaming Outloud Script Pro" w:hAnsi="Dreaming Outloud Script Pro" w:cs="Dreaming Outloud Script Pro"/>
                          <w:lang w:val="en-US"/>
                        </w:rPr>
                        <w:t>,</w:t>
                      </w:r>
                      <w:r w:rsidR="00B377DE" w:rsidRPr="00253F68">
                        <w:rPr>
                          <w:rFonts w:ascii="Dreaming Outloud Script Pro" w:hAnsi="Dreaming Outloud Script Pro" w:cs="Dreaming Outloud Script Pro"/>
                          <w:lang w:val="en-US"/>
                        </w:rPr>
                        <w:t>I</w:t>
                      </w:r>
                      <w:proofErr w:type="spellEnd"/>
                      <w:r w:rsidR="00B377DE" w:rsidRPr="00253F68">
                        <w:rPr>
                          <w:rFonts w:ascii="Dreaming Outloud Script Pro" w:hAnsi="Dreaming Outloud Script Pro" w:cs="Dreaming Outloud Script Pro"/>
                          <w:lang w:val="en-US"/>
                        </w:rPr>
                        <w:t xml:space="preserve"> love competitive exams for the reason they incentivize by giving proof of your </w:t>
                      </w:r>
                      <w:proofErr w:type="spellStart"/>
                      <w:r w:rsidR="00B377DE" w:rsidRPr="00253F68">
                        <w:rPr>
                          <w:rFonts w:ascii="Dreaming Outloud Script Pro" w:hAnsi="Dreaming Outloud Script Pro" w:cs="Dreaming Outloud Script Pro"/>
                          <w:lang w:val="en-US"/>
                        </w:rPr>
                        <w:t>work,which</w:t>
                      </w:r>
                      <w:proofErr w:type="spellEnd"/>
                      <w:r w:rsidR="00B377DE" w:rsidRPr="00253F68">
                        <w:rPr>
                          <w:rFonts w:ascii="Dreaming Outloud Script Pro" w:hAnsi="Dreaming Outloud Script Pro" w:cs="Dreaming Outloud Script Pro"/>
                          <w:lang w:val="en-US"/>
                        </w:rPr>
                        <w:t xml:space="preserve"> I don’t find in </w:t>
                      </w:r>
                      <w:proofErr w:type="spellStart"/>
                      <w:r w:rsidR="00B377DE" w:rsidRPr="00253F68">
                        <w:rPr>
                          <w:rFonts w:ascii="Dreaming Outloud Script Pro" w:hAnsi="Dreaming Outloud Script Pro" w:cs="Dreaming Outloud Script Pro"/>
                          <w:lang w:val="en-US"/>
                        </w:rPr>
                        <w:t>hackathon</w:t>
                      </w:r>
                      <w:r w:rsidR="0078063C" w:rsidRPr="00253F68">
                        <w:rPr>
                          <w:rFonts w:ascii="Dreaming Outloud Script Pro" w:hAnsi="Dreaming Outloud Script Pro" w:cs="Dreaming Outloud Script Pro"/>
                          <w:lang w:val="en-US"/>
                        </w:rPr>
                        <w:t>,</w:t>
                      </w:r>
                      <w:r w:rsidR="005312AB" w:rsidRPr="00253F68">
                        <w:rPr>
                          <w:rFonts w:ascii="Dreaming Outloud Script Pro" w:hAnsi="Dreaming Outloud Script Pro" w:cs="Dreaming Outloud Script Pro"/>
                          <w:lang w:val="en-US"/>
                        </w:rPr>
                        <w:t>I</w:t>
                      </w:r>
                      <w:proofErr w:type="spellEnd"/>
                      <w:r w:rsidR="005312AB" w:rsidRPr="00253F68">
                        <w:rPr>
                          <w:rFonts w:ascii="Dreaming Outloud Script Pro" w:hAnsi="Dreaming Outloud Script Pro" w:cs="Dreaming Outloud Script Pro"/>
                          <w:lang w:val="en-US"/>
                        </w:rPr>
                        <w:t xml:space="preserve"> want to introduce it in hackathons making them trust worthy and automate </w:t>
                      </w:r>
                      <w:proofErr w:type="spellStart"/>
                      <w:r w:rsidR="005312AB" w:rsidRPr="00253F68">
                        <w:rPr>
                          <w:rFonts w:ascii="Dreaming Outloud Script Pro" w:hAnsi="Dreaming Outloud Script Pro" w:cs="Dreaming Outloud Script Pro"/>
                          <w:lang w:val="en-US"/>
                        </w:rPr>
                        <w:t>patenting,so</w:t>
                      </w:r>
                      <w:proofErr w:type="spellEnd"/>
                      <w:r w:rsidR="005312AB" w:rsidRPr="00253F68">
                        <w:rPr>
                          <w:rFonts w:ascii="Dreaming Outloud Script Pro" w:hAnsi="Dreaming Outloud Script Pro" w:cs="Dreaming Outloud Script Pro"/>
                          <w:lang w:val="en-US"/>
                        </w:rPr>
                        <w:t xml:space="preserve"> that we work on greater good for </w:t>
                      </w:r>
                      <w:proofErr w:type="spellStart"/>
                      <w:r w:rsidR="005312AB" w:rsidRPr="00253F68">
                        <w:rPr>
                          <w:rFonts w:ascii="Dreaming Outloud Script Pro" w:hAnsi="Dreaming Outloud Script Pro" w:cs="Dreaming Outloud Script Pro"/>
                          <w:lang w:val="en-US"/>
                        </w:rPr>
                        <w:t>society.</w:t>
                      </w:r>
                      <w:r w:rsidR="0078063C" w:rsidRPr="00253F68">
                        <w:rPr>
                          <w:rFonts w:ascii="Dreaming Outloud Script Pro" w:hAnsi="Dreaming Outloud Script Pro" w:cs="Dreaming Outloud Script Pro"/>
                          <w:lang w:val="en-US"/>
                        </w:rPr>
                        <w:t>I</w:t>
                      </w:r>
                      <w:proofErr w:type="spellEnd"/>
                      <w:r w:rsidR="0078063C" w:rsidRPr="00253F68">
                        <w:rPr>
                          <w:rFonts w:ascii="Dreaming Outloud Script Pro" w:hAnsi="Dreaming Outloud Script Pro" w:cs="Dreaming Outloud Script Pro"/>
                          <w:lang w:val="en-US"/>
                        </w:rPr>
                        <w:t xml:space="preserve"> felt paten</w:t>
                      </w:r>
                      <w:r w:rsidR="00913640" w:rsidRPr="00253F68">
                        <w:rPr>
                          <w:rFonts w:ascii="Dreaming Outloud Script Pro" w:hAnsi="Dreaming Outloud Script Pro" w:cs="Dreaming Outloud Script Pro"/>
                          <w:lang w:val="en-US"/>
                        </w:rPr>
                        <w:t xml:space="preserve">ting needs to be made easy </w:t>
                      </w:r>
                      <w:r w:rsidR="007C1CA3" w:rsidRPr="00253F68">
                        <w:rPr>
                          <w:rFonts w:ascii="Dreaming Outloud Script Pro" w:hAnsi="Dreaming Outloud Script Pro" w:cs="Dreaming Outloud Script Pro"/>
                          <w:lang w:val="en-US"/>
                        </w:rPr>
                        <w:t>&amp; accessible to all</w:t>
                      </w:r>
                      <w:r w:rsidR="005312AB" w:rsidRPr="00253F68">
                        <w:rPr>
                          <w:rFonts w:ascii="Dreaming Outloud Script Pro" w:hAnsi="Dreaming Outloud Script Pro" w:cs="Dreaming Outloud Script Pro"/>
                          <w:lang w:val="en-US"/>
                        </w:rPr>
                        <w:t xml:space="preserve"> reducing entry barriers</w:t>
                      </w:r>
                      <w:r w:rsidR="007C1CA3" w:rsidRPr="00253F68">
                        <w:rPr>
                          <w:rFonts w:ascii="Dreaming Outloud Script Pro" w:hAnsi="Dreaming Outloud Script Pro" w:cs="Dreaming Outloud Script Pro"/>
                          <w:lang w:val="en-US"/>
                        </w:rPr>
                        <w:t xml:space="preserve"> so </w:t>
                      </w:r>
                      <w:proofErr w:type="spellStart"/>
                      <w:r w:rsidR="007C1CA3" w:rsidRPr="00253F68">
                        <w:rPr>
                          <w:rFonts w:ascii="Dreaming Outloud Script Pro" w:hAnsi="Dreaming Outloud Script Pro" w:cs="Dreaming Outloud Script Pro"/>
                          <w:lang w:val="en-US"/>
                        </w:rPr>
                        <w:t>no,ideas</w:t>
                      </w:r>
                      <w:proofErr w:type="spellEnd"/>
                      <w:r w:rsidR="007C1CA3" w:rsidRPr="00253F68">
                        <w:rPr>
                          <w:rFonts w:ascii="Dreaming Outloud Script Pro" w:hAnsi="Dreaming Outloud Script Pro" w:cs="Dreaming Outloud Script Pro"/>
                          <w:lang w:val="en-US"/>
                        </w:rPr>
                        <w:t xml:space="preserve"> go waste &amp; we tap true human resource </w:t>
                      </w:r>
                      <w:proofErr w:type="spellStart"/>
                      <w:r w:rsidR="007C1CA3" w:rsidRPr="00253F68">
                        <w:rPr>
                          <w:rFonts w:ascii="Dreaming Outloud Script Pro" w:hAnsi="Dreaming Outloud Script Pro" w:cs="Dreaming Outloud Script Pro"/>
                          <w:lang w:val="en-US"/>
                        </w:rPr>
                        <w:t>potential.especially</w:t>
                      </w:r>
                      <w:proofErr w:type="spellEnd"/>
                      <w:r w:rsidR="007C1CA3" w:rsidRPr="00253F68">
                        <w:rPr>
                          <w:rFonts w:ascii="Dreaming Outloud Script Pro" w:hAnsi="Dreaming Outloud Script Pro" w:cs="Dreaming Outloud Script Pro"/>
                          <w:lang w:val="en-US"/>
                        </w:rPr>
                        <w:t xml:space="preserve"> young </w:t>
                      </w:r>
                      <w:proofErr w:type="spellStart"/>
                      <w:r w:rsidR="007C1CA3" w:rsidRPr="00253F68">
                        <w:rPr>
                          <w:rFonts w:ascii="Dreaming Outloud Script Pro" w:hAnsi="Dreaming Outloud Script Pro" w:cs="Dreaming Outloud Script Pro"/>
                          <w:lang w:val="en-US"/>
                        </w:rPr>
                        <w:t>minds,that</w:t>
                      </w:r>
                      <w:proofErr w:type="spellEnd"/>
                      <w:r w:rsidR="007C1CA3" w:rsidRPr="00253F68">
                        <w:rPr>
                          <w:rFonts w:ascii="Dreaming Outloud Script Pro" w:hAnsi="Dreaming Outloud Script Pro" w:cs="Dreaming Outloud Script Pro"/>
                          <w:lang w:val="en-US"/>
                        </w:rPr>
                        <w:t xml:space="preserve"> are highly </w:t>
                      </w:r>
                      <w:proofErr w:type="spellStart"/>
                      <w:r w:rsidR="007C1CA3" w:rsidRPr="00253F68">
                        <w:rPr>
                          <w:rFonts w:ascii="Dreaming Outloud Script Pro" w:hAnsi="Dreaming Outloud Script Pro" w:cs="Dreaming Outloud Script Pro"/>
                          <w:lang w:val="en-US"/>
                        </w:rPr>
                        <w:t>imaginative.So</w:t>
                      </w:r>
                      <w:proofErr w:type="spellEnd"/>
                      <w:r w:rsidR="007C1CA3" w:rsidRPr="00253F68">
                        <w:rPr>
                          <w:rFonts w:ascii="Dreaming Outloud Script Pro" w:hAnsi="Dreaming Outloud Script Pro" w:cs="Dreaming Outloud Script Pro"/>
                          <w:lang w:val="en-US"/>
                        </w:rPr>
                        <w:t xml:space="preserve"> that we get many perspectives &amp; it needs to get preserved to pass on giving creator his rightful </w:t>
                      </w:r>
                      <w:proofErr w:type="spellStart"/>
                      <w:r w:rsidR="007C1CA3" w:rsidRPr="00253F68">
                        <w:rPr>
                          <w:rFonts w:ascii="Dreaming Outloud Script Pro" w:hAnsi="Dreaming Outloud Script Pro" w:cs="Dreaming Outloud Script Pro"/>
                          <w:lang w:val="en-US"/>
                        </w:rPr>
                        <w:t>credits,for</w:t>
                      </w:r>
                      <w:proofErr w:type="spellEnd"/>
                      <w:r w:rsidR="007C1CA3" w:rsidRPr="00253F68">
                        <w:rPr>
                          <w:rFonts w:ascii="Dreaming Outloud Script Pro" w:hAnsi="Dreaming Outloud Script Pro" w:cs="Dreaming Outloud Script Pro"/>
                          <w:lang w:val="en-US"/>
                        </w:rPr>
                        <w:t xml:space="preserve"> better growth we need centralized transparent platform with fairness promoting safe </w:t>
                      </w:r>
                      <w:proofErr w:type="spellStart"/>
                      <w:r w:rsidR="007C1CA3" w:rsidRPr="00253F68">
                        <w:rPr>
                          <w:rFonts w:ascii="Dreaming Outloud Script Pro" w:hAnsi="Dreaming Outloud Script Pro" w:cs="Dreaming Outloud Script Pro"/>
                          <w:lang w:val="en-US"/>
                        </w:rPr>
                        <w:t>environment</w:t>
                      </w:r>
                      <w:r w:rsidR="00304B37" w:rsidRPr="00253F68">
                        <w:rPr>
                          <w:rFonts w:ascii="Dreaming Outloud Script Pro" w:hAnsi="Dreaming Outloud Script Pro" w:cs="Dreaming Outloud Script Pro"/>
                          <w:lang w:val="en-US"/>
                        </w:rPr>
                        <w:t>.patenting</w:t>
                      </w:r>
                      <w:proofErr w:type="spellEnd"/>
                      <w:r w:rsidR="00304B37" w:rsidRPr="00253F68">
                        <w:rPr>
                          <w:rFonts w:ascii="Dreaming Outloud Script Pro" w:hAnsi="Dreaming Outloud Script Pro" w:cs="Dreaming Outloud Script Pro"/>
                          <w:lang w:val="en-US"/>
                        </w:rPr>
                        <w:t xml:space="preserve"> needs a professional help like our customer support &amp; business may need marketplace for comfortable </w:t>
                      </w:r>
                      <w:proofErr w:type="spellStart"/>
                      <w:r w:rsidR="00304B37" w:rsidRPr="00253F68">
                        <w:rPr>
                          <w:rFonts w:ascii="Dreaming Outloud Script Pro" w:hAnsi="Dreaming Outloud Script Pro" w:cs="Dreaming Outloud Script Pro"/>
                          <w:lang w:val="en-US"/>
                        </w:rPr>
                        <w:t>buying,my</w:t>
                      </w:r>
                      <w:proofErr w:type="spellEnd"/>
                      <w:r w:rsidR="00304B37" w:rsidRPr="00253F68">
                        <w:rPr>
                          <w:rFonts w:ascii="Dreaming Outloud Script Pro" w:hAnsi="Dreaming Outloud Script Pro" w:cs="Dreaming Outloud Script Pro"/>
                          <w:lang w:val="en-US"/>
                        </w:rPr>
                        <w:t xml:space="preserve"> philosophy says good stuff should be </w:t>
                      </w:r>
                      <w:proofErr w:type="spellStart"/>
                      <w:r w:rsidR="00304B37" w:rsidRPr="00253F68">
                        <w:rPr>
                          <w:rFonts w:ascii="Dreaming Outloud Script Pro" w:hAnsi="Dreaming Outloud Script Pro" w:cs="Dreaming Outloud Script Pro"/>
                          <w:lang w:val="en-US"/>
                        </w:rPr>
                        <w:t>easy,accessible,fun</w:t>
                      </w:r>
                      <w:proofErr w:type="spellEnd"/>
                      <w:r w:rsidR="005312AB" w:rsidRPr="00253F68">
                        <w:rPr>
                          <w:rFonts w:ascii="Dreaming Outloud Script Pro" w:hAnsi="Dreaming Outloud Script Pro" w:cs="Dreaming Outloud Script Pro"/>
                          <w:lang w:val="en-US"/>
                        </w:rPr>
                        <w:t xml:space="preserve"> &amp;rewarding </w:t>
                      </w:r>
                      <w:proofErr w:type="spellStart"/>
                      <w:r w:rsidR="005312AB" w:rsidRPr="00253F68">
                        <w:rPr>
                          <w:rFonts w:ascii="Dreaming Outloud Script Pro" w:hAnsi="Dreaming Outloud Script Pro" w:cs="Dreaming Outloud Script Pro"/>
                          <w:lang w:val="en-US"/>
                        </w:rPr>
                        <w:t>so,that</w:t>
                      </w:r>
                      <w:proofErr w:type="spellEnd"/>
                      <w:r w:rsidR="005312AB" w:rsidRPr="00253F68">
                        <w:rPr>
                          <w:rFonts w:ascii="Dreaming Outloud Script Pro" w:hAnsi="Dreaming Outloud Script Pro" w:cs="Dreaming Outloud Script Pro"/>
                          <w:lang w:val="en-US"/>
                        </w:rPr>
                        <w:t xml:space="preserve"> it gets encouraged &amp; </w:t>
                      </w:r>
                      <w:proofErr w:type="spellStart"/>
                      <w:r w:rsidR="005312AB" w:rsidRPr="00253F68">
                        <w:rPr>
                          <w:rFonts w:ascii="Dreaming Outloud Script Pro" w:hAnsi="Dreaming Outloud Script Pro" w:cs="Dreaming Outloud Script Pro"/>
                          <w:lang w:val="en-US"/>
                        </w:rPr>
                        <w:t>promoted.so,creative</w:t>
                      </w:r>
                      <w:proofErr w:type="spellEnd"/>
                      <w:r w:rsidR="005312AB" w:rsidRPr="00253F68">
                        <w:rPr>
                          <w:rFonts w:ascii="Dreaming Outloud Script Pro" w:hAnsi="Dreaming Outloud Script Pro" w:cs="Dreaming Outloud Script Pro"/>
                          <w:lang w:val="en-US"/>
                        </w:rPr>
                        <w:t xml:space="preserve"> minds don’t get tired in unproductive paperwork &amp; creatively brainstorm.</w:t>
                      </w:r>
                    </w:p>
                  </w:txbxContent>
                </v:textbox>
              </v:shape>
            </w:pict>
          </mc:Fallback>
        </mc:AlternateContent>
      </w:r>
      <w:r w:rsidR="00FC404B">
        <w:rPr>
          <w:szCs w:val="28"/>
        </w:rPr>
        <w:t xml:space="preserve">    </w:t>
      </w:r>
    </w:p>
    <w:p w14:paraId="7FE83C1C" w14:textId="7CF6FCDE" w:rsidR="00F228DC" w:rsidRPr="00253F68" w:rsidRDefault="00FC404B" w:rsidP="00F228DC">
      <w:pPr>
        <w:pStyle w:val="Heading2"/>
        <w:ind w:left="0" w:right="7457" w:firstLine="0"/>
        <w:rPr>
          <w:rFonts w:ascii="Modern Love" w:hAnsi="Modern Love"/>
          <w:szCs w:val="28"/>
        </w:rPr>
      </w:pPr>
      <w:r>
        <w:rPr>
          <w:szCs w:val="28"/>
        </w:rPr>
        <w:t xml:space="preserve">    </w:t>
      </w:r>
      <w:r w:rsidR="0055369A" w:rsidRPr="00253F68">
        <w:rPr>
          <w:rFonts w:ascii="Modern Love" w:hAnsi="Modern Love"/>
          <w:szCs w:val="28"/>
        </w:rPr>
        <w:t>1.2</w:t>
      </w:r>
      <w:r w:rsidR="00FE34C0">
        <w:rPr>
          <w:rFonts w:ascii="Modern Love" w:hAnsi="Modern Love"/>
          <w:szCs w:val="28"/>
        </w:rPr>
        <w:t xml:space="preserve"> </w:t>
      </w:r>
      <w:r w:rsidR="0055369A" w:rsidRPr="00253F68">
        <w:rPr>
          <w:rFonts w:ascii="Modern Love" w:hAnsi="Modern Love"/>
          <w:szCs w:val="28"/>
        </w:rPr>
        <w:t>Motivation</w:t>
      </w:r>
      <w:r w:rsidR="00F228DC" w:rsidRPr="00253F68">
        <w:rPr>
          <w:rFonts w:ascii="Modern Love" w:hAnsi="Modern Love"/>
          <w:szCs w:val="28"/>
        </w:rPr>
        <w:t>:</w:t>
      </w:r>
    </w:p>
    <w:p w14:paraId="0B56FE74" w14:textId="77777777" w:rsidR="00C2442D" w:rsidRDefault="00C2442D">
      <w:pPr>
        <w:pStyle w:val="Heading2"/>
        <w:ind w:left="0" w:right="7448" w:firstLine="437"/>
      </w:pPr>
    </w:p>
    <w:p w14:paraId="236C5A6B" w14:textId="77777777" w:rsidR="00C2442D" w:rsidRDefault="00C2442D">
      <w:pPr>
        <w:pStyle w:val="Heading2"/>
        <w:ind w:left="0" w:right="7448" w:firstLine="437"/>
      </w:pPr>
    </w:p>
    <w:p w14:paraId="0ED59025" w14:textId="77777777" w:rsidR="00C2442D" w:rsidRDefault="00C2442D">
      <w:pPr>
        <w:pStyle w:val="Heading2"/>
        <w:ind w:left="0" w:right="7448" w:firstLine="437"/>
      </w:pPr>
    </w:p>
    <w:p w14:paraId="320783AE" w14:textId="77777777" w:rsidR="00C2442D" w:rsidRDefault="00C2442D">
      <w:pPr>
        <w:pStyle w:val="Heading2"/>
        <w:ind w:left="0" w:right="7448" w:firstLine="437"/>
      </w:pPr>
    </w:p>
    <w:p w14:paraId="65537271" w14:textId="77777777" w:rsidR="00C2442D" w:rsidRDefault="00C2442D">
      <w:pPr>
        <w:pStyle w:val="Heading2"/>
        <w:ind w:left="0" w:right="7448" w:firstLine="437"/>
      </w:pPr>
    </w:p>
    <w:p w14:paraId="4D5A36C9" w14:textId="77777777" w:rsidR="00C2442D" w:rsidRDefault="00C2442D">
      <w:pPr>
        <w:pStyle w:val="Heading2"/>
        <w:ind w:left="0" w:right="7448" w:firstLine="437"/>
      </w:pPr>
    </w:p>
    <w:p w14:paraId="18F49FC7" w14:textId="77777777" w:rsidR="00C2442D" w:rsidRDefault="00C2442D">
      <w:pPr>
        <w:pStyle w:val="Heading2"/>
        <w:ind w:left="0" w:right="7448" w:firstLine="437"/>
      </w:pPr>
    </w:p>
    <w:p w14:paraId="7BA25833" w14:textId="77777777" w:rsidR="00C2442D" w:rsidRDefault="00C2442D">
      <w:pPr>
        <w:pStyle w:val="Heading2"/>
        <w:ind w:left="0" w:right="7448" w:firstLine="437"/>
      </w:pPr>
    </w:p>
    <w:p w14:paraId="1E1EA499" w14:textId="77777777" w:rsidR="00C2442D" w:rsidRDefault="00C2442D">
      <w:pPr>
        <w:pStyle w:val="Heading2"/>
        <w:ind w:left="0" w:right="7448" w:firstLine="437"/>
      </w:pPr>
    </w:p>
    <w:p w14:paraId="189D5607" w14:textId="77777777" w:rsidR="00C2442D" w:rsidRDefault="00C2442D">
      <w:pPr>
        <w:pStyle w:val="Heading2"/>
        <w:ind w:left="0" w:right="7448" w:firstLine="437"/>
      </w:pPr>
    </w:p>
    <w:p w14:paraId="66FA1937" w14:textId="77777777" w:rsidR="00C2442D" w:rsidRDefault="00C2442D">
      <w:pPr>
        <w:pStyle w:val="Heading2"/>
        <w:ind w:left="0" w:right="7448" w:firstLine="437"/>
      </w:pPr>
    </w:p>
    <w:p w14:paraId="23A6488C" w14:textId="77777777" w:rsidR="00C2442D" w:rsidRDefault="00C2442D">
      <w:pPr>
        <w:pStyle w:val="Heading2"/>
        <w:ind w:left="0" w:right="7448" w:firstLine="437"/>
      </w:pPr>
    </w:p>
    <w:p w14:paraId="3D39D61C" w14:textId="77777777" w:rsidR="00C2442D" w:rsidRDefault="00C2442D">
      <w:pPr>
        <w:pStyle w:val="Heading2"/>
        <w:ind w:left="0" w:right="7448" w:firstLine="437"/>
      </w:pPr>
    </w:p>
    <w:p w14:paraId="6ED7D34D" w14:textId="77777777" w:rsidR="003B7EF8" w:rsidRDefault="003B7EF8">
      <w:pPr>
        <w:pStyle w:val="Heading2"/>
        <w:ind w:left="0" w:right="7448" w:firstLine="437"/>
      </w:pPr>
    </w:p>
    <w:p w14:paraId="68D216B9" w14:textId="77777777" w:rsidR="003B7EF8" w:rsidRDefault="003B7EF8">
      <w:pPr>
        <w:pStyle w:val="Heading2"/>
        <w:ind w:left="0" w:right="7448" w:firstLine="437"/>
      </w:pPr>
    </w:p>
    <w:p w14:paraId="5EBEAAD2" w14:textId="3A40F630" w:rsidR="00836360" w:rsidRPr="00253F68" w:rsidRDefault="003B6CCC">
      <w:pPr>
        <w:pStyle w:val="Heading2"/>
        <w:ind w:left="0" w:right="7448" w:firstLine="437"/>
        <w:rPr>
          <w:rFonts w:ascii="Modern Love" w:hAnsi="Modern Love"/>
          <w:sz w:val="40"/>
        </w:rPr>
      </w:pPr>
      <w:r w:rsidRPr="00253F68">
        <w:rPr>
          <w:rFonts w:ascii="Modern Love" w:eastAsia="Calibri" w:hAnsi="Modern Love" w:cs="Calibri"/>
          <w:noProof/>
          <w:sz w:val="22"/>
          <w:lang w:val="en-US" w:eastAsia="en-US" w:bidi="mr-IN"/>
        </w:rPr>
        <mc:AlternateContent>
          <mc:Choice Requires="wpg">
            <w:drawing>
              <wp:anchor distT="0" distB="0" distL="114300" distR="114300" simplePos="0" relativeHeight="251666432" behindDoc="0" locked="0" layoutInCell="1" allowOverlap="1" wp14:anchorId="235C3F64" wp14:editId="6CAC86DA">
                <wp:simplePos x="0" y="0"/>
                <wp:positionH relativeFrom="page">
                  <wp:posOffset>304800</wp:posOffset>
                </wp:positionH>
                <wp:positionV relativeFrom="page">
                  <wp:posOffset>310515</wp:posOffset>
                </wp:positionV>
                <wp:extent cx="6350" cy="10085705"/>
                <wp:effectExtent l="0" t="0" r="12700" b="0"/>
                <wp:wrapSquare wrapText="bothSides"/>
                <wp:docPr id="1039" name="Group 32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28" name="Freeform 28"/>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032A0CDE" id="Group 32617" o:spid="_x0000_s1026" style="position:absolute;margin-left:24pt;margin-top:24.45pt;width:.5pt;height:794.15pt;z-index:25166643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">
                <v:shape id="Freeform 28"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" path="m,l9144,r,10085832l,10085832,,e" fillcolor="black" strokeweight="0">
                  <v:stroke joinstyle="miter"/>
                  <v:path arrowok="t"/>
                </v:shape>
                <w10:wrap type="square" anchorx="page" anchory="page"/>
              </v:group>
            </w:pict>
          </mc:Fallback>
        </mc:AlternateContent>
      </w:r>
      <w:r w:rsidRPr="00253F68">
        <w:rPr>
          <w:rFonts w:ascii="Modern Love" w:eastAsia="Calibri" w:hAnsi="Modern Love" w:cs="Calibri"/>
          <w:noProof/>
          <w:sz w:val="22"/>
          <w:lang w:val="en-US" w:eastAsia="en-US" w:bidi="mr-IN"/>
        </w:rPr>
        <mc:AlternateContent>
          <mc:Choice Requires="wpg">
            <w:drawing>
              <wp:anchor distT="0" distB="0" distL="114300" distR="114300" simplePos="0" relativeHeight="251667456" behindDoc="0" locked="0" layoutInCell="1" allowOverlap="1" wp14:anchorId="24F89667" wp14:editId="6EFDD739">
                <wp:simplePos x="0" y="0"/>
                <wp:positionH relativeFrom="page">
                  <wp:posOffset>7272020</wp:posOffset>
                </wp:positionH>
                <wp:positionV relativeFrom="page">
                  <wp:posOffset>310515</wp:posOffset>
                </wp:positionV>
                <wp:extent cx="6350" cy="10085705"/>
                <wp:effectExtent l="0" t="0" r="12700" b="0"/>
                <wp:wrapSquare wrapText="bothSides"/>
                <wp:docPr id="1041" name="Group 32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29" name="Freeform 29"/>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6EE8ED25" id="Group 32618" o:spid="_x0000_s1026" style="position:absolute;margin-left:572.6pt;margin-top:24.45pt;width:.5pt;height:794.15pt;z-index:251667456;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">
                <v:shape id="Freeform 2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" path="m,l9144,r,10085832l,10085832,,e" fillcolor="black" strokeweight="0">
                  <v:stroke joinstyle="miter"/>
                  <v:path arrowok="t"/>
                </v:shape>
                <w10:wrap type="square" anchorx="page" anchory="page"/>
              </v:group>
            </w:pict>
          </mc:Fallback>
        </mc:AlternateContent>
      </w:r>
      <w:r w:rsidR="0055369A" w:rsidRPr="00253F68">
        <w:rPr>
          <w:rFonts w:ascii="Modern Love" w:hAnsi="Modern Love"/>
        </w:rPr>
        <w:t>1.3</w:t>
      </w:r>
      <w:r w:rsidR="00253F68">
        <w:rPr>
          <w:rFonts w:ascii="Modern Love" w:hAnsi="Modern Love"/>
        </w:rPr>
        <w:t xml:space="preserve"> </w:t>
      </w:r>
      <w:r w:rsidR="0055369A" w:rsidRPr="00253F68">
        <w:rPr>
          <w:rFonts w:ascii="Modern Love" w:hAnsi="Modern Love"/>
        </w:rPr>
        <w:t xml:space="preserve">Objectives </w:t>
      </w:r>
    </w:p>
    <w:p w14:paraId="53AC1E8B" w14:textId="489CD60E" w:rsidR="00E670BB" w:rsidRPr="00253F68" w:rsidRDefault="005A6998">
      <w:pPr>
        <w:pStyle w:val="ListParagraph"/>
        <w:numPr>
          <w:ilvl w:val="0"/>
          <w:numId w:val="5"/>
        </w:numPr>
        <w:rPr>
          <w:rFonts w:ascii="Dreaming Outloud Script Pro" w:hAnsi="Dreaming Outloud Script Pro" w:cs="Dreaming Outloud Script Pro"/>
        </w:rPr>
      </w:pPr>
      <w:r w:rsidRPr="00253F68">
        <w:rPr>
          <w:rFonts w:ascii="Dreaming Outloud Script Pro" w:hAnsi="Dreaming Outloud Script Pro" w:cs="Dreaming Outloud Script Pro"/>
        </w:rPr>
        <w:t xml:space="preserve">To make patenting </w:t>
      </w:r>
      <w:proofErr w:type="spellStart"/>
      <w:proofErr w:type="gramStart"/>
      <w:r w:rsidRPr="00253F68">
        <w:rPr>
          <w:rFonts w:ascii="Dreaming Outloud Script Pro" w:hAnsi="Dreaming Outloud Script Pro" w:cs="Dreaming Outloud Script Pro"/>
        </w:rPr>
        <w:t>smooth,less</w:t>
      </w:r>
      <w:proofErr w:type="spellEnd"/>
      <w:proofErr w:type="gramEnd"/>
      <w:r w:rsidRPr="00253F68">
        <w:rPr>
          <w:rFonts w:ascii="Dreaming Outloud Script Pro" w:hAnsi="Dreaming Outloud Script Pro" w:cs="Dreaming Outloud Script Pro"/>
        </w:rPr>
        <w:t xml:space="preserve"> </w:t>
      </w:r>
      <w:proofErr w:type="spellStart"/>
      <w:proofErr w:type="gramStart"/>
      <w:r w:rsidRPr="00253F68">
        <w:rPr>
          <w:rFonts w:ascii="Dreaming Outloud Script Pro" w:hAnsi="Dreaming Outloud Script Pro" w:cs="Dreaming Outloud Script Pro"/>
        </w:rPr>
        <w:t>shady,efficient</w:t>
      </w:r>
      <w:proofErr w:type="spellEnd"/>
      <w:proofErr w:type="gramEnd"/>
      <w:r w:rsidRPr="00253F68">
        <w:rPr>
          <w:rFonts w:ascii="Dreaming Outloud Script Pro" w:hAnsi="Dreaming Outloud Script Pro" w:cs="Dreaming Outloud Script Pro"/>
        </w:rPr>
        <w:t>, interactive&amp; accessible</w:t>
      </w:r>
    </w:p>
    <w:p w14:paraId="0D1C95B0" w14:textId="6DA85F24" w:rsidR="00F76B5E" w:rsidRPr="00253F68" w:rsidRDefault="00ED2B0B">
      <w:pPr>
        <w:pStyle w:val="ListParagraph"/>
        <w:numPr>
          <w:ilvl w:val="0"/>
          <w:numId w:val="5"/>
        </w:numPr>
        <w:rPr>
          <w:rFonts w:ascii="Dreaming Outloud Script Pro" w:hAnsi="Dreaming Outloud Script Pro" w:cs="Dreaming Outloud Script Pro"/>
        </w:rPr>
      </w:pPr>
      <w:r w:rsidRPr="00253F68">
        <w:rPr>
          <w:rFonts w:ascii="Dreaming Outloud Script Pro" w:hAnsi="Dreaming Outloud Script Pro" w:cs="Dreaming Outloud Script Pro"/>
        </w:rPr>
        <w:t xml:space="preserve">To </w:t>
      </w:r>
      <w:r w:rsidR="005A6998" w:rsidRPr="00253F68">
        <w:rPr>
          <w:rFonts w:ascii="Dreaming Outloud Script Pro" w:hAnsi="Dreaming Outloud Script Pro" w:cs="Dreaming Outloud Script Pro"/>
        </w:rPr>
        <w:t>make universally accessible patents</w:t>
      </w:r>
    </w:p>
    <w:p w14:paraId="1CA73697" w14:textId="74A94A3A" w:rsidR="00494F1B" w:rsidRPr="00253F68" w:rsidRDefault="005A6998">
      <w:pPr>
        <w:pStyle w:val="ListParagraph"/>
        <w:numPr>
          <w:ilvl w:val="0"/>
          <w:numId w:val="5"/>
        </w:numPr>
        <w:rPr>
          <w:ins w:id="3" w:author=" " w:date="2024-10-27T21:01:00Z"/>
          <w:rFonts w:ascii="Dreaming Outloud Script Pro" w:hAnsi="Dreaming Outloud Script Pro" w:cs="Dreaming Outloud Script Pro"/>
        </w:rPr>
      </w:pPr>
      <w:r w:rsidRPr="00253F68">
        <w:rPr>
          <w:rFonts w:ascii="Dreaming Outloud Script Pro" w:hAnsi="Dreaming Outloud Script Pro" w:cs="Dreaming Outloud Script Pro"/>
        </w:rPr>
        <w:t>To keep record of knowledge easy to pass on</w:t>
      </w:r>
    </w:p>
    <w:p w14:paraId="55E5F46E" w14:textId="15C7CE48" w:rsidR="00494F1B" w:rsidRPr="00253F68" w:rsidRDefault="005A6998">
      <w:pPr>
        <w:pStyle w:val="ListParagraph"/>
        <w:numPr>
          <w:ilvl w:val="0"/>
          <w:numId w:val="5"/>
        </w:numPr>
        <w:rPr>
          <w:ins w:id="4" w:author=" " w:date="2024-10-27T21:01:00Z"/>
          <w:rFonts w:ascii="Dreaming Outloud Script Pro" w:hAnsi="Dreaming Outloud Script Pro" w:cs="Dreaming Outloud Script Pro"/>
        </w:rPr>
      </w:pPr>
      <w:r w:rsidRPr="00253F68">
        <w:rPr>
          <w:rFonts w:ascii="Dreaming Outloud Script Pro" w:hAnsi="Dreaming Outloud Script Pro" w:cs="Dreaming Outloud Script Pro"/>
        </w:rPr>
        <w:t xml:space="preserve">To incentivize rightfully giving credits fostering innovation culture by spreading patenting to foster blooming research minds </w:t>
      </w:r>
    </w:p>
    <w:p w14:paraId="56022E23" w14:textId="1957E813" w:rsidR="005A6998" w:rsidRPr="00253F68" w:rsidRDefault="005A6998">
      <w:pPr>
        <w:pStyle w:val="ListParagraph"/>
        <w:numPr>
          <w:ilvl w:val="0"/>
          <w:numId w:val="5"/>
        </w:numPr>
        <w:rPr>
          <w:ins w:id="5" w:author=" " w:date="2024-10-27T21:01:00Z"/>
          <w:rFonts w:ascii="Dreaming Outloud Script Pro" w:hAnsi="Dreaming Outloud Script Pro" w:cs="Dreaming Outloud Script Pro"/>
        </w:rPr>
      </w:pPr>
      <w:r w:rsidRPr="00253F68">
        <w:rPr>
          <w:rFonts w:ascii="Dreaming Outloud Script Pro" w:hAnsi="Dreaming Outloud Script Pro" w:cs="Dreaming Outloud Script Pro"/>
        </w:rPr>
        <w:t xml:space="preserve">Participation of all different part of </w:t>
      </w:r>
      <w:proofErr w:type="gramStart"/>
      <w:r w:rsidRPr="00253F68">
        <w:rPr>
          <w:rFonts w:ascii="Dreaming Outloud Script Pro" w:hAnsi="Dreaming Outloud Script Pro" w:cs="Dreaming Outloud Script Pro"/>
        </w:rPr>
        <w:t>society(</w:t>
      </w:r>
      <w:proofErr w:type="gramEnd"/>
      <w:r w:rsidRPr="00253F68">
        <w:rPr>
          <w:rFonts w:ascii="Dreaming Outloud Script Pro" w:hAnsi="Dreaming Outloud Script Pro" w:cs="Dreaming Outloud Script Pro"/>
        </w:rPr>
        <w:t>especially bringing young pure imaginative minds on table also preparing them for future), wasting no talent tapping deeper human potential by exchange of perspective &amp;collab of ideas</w:t>
      </w:r>
    </w:p>
    <w:p w14:paraId="1167278E" w14:textId="58D8B908" w:rsidR="00494F1B" w:rsidRPr="00253F68" w:rsidRDefault="00CD7E1F">
      <w:pPr>
        <w:pStyle w:val="ListParagraph"/>
        <w:numPr>
          <w:ilvl w:val="0"/>
          <w:numId w:val="5"/>
        </w:numPr>
        <w:rPr>
          <w:ins w:id="6" w:author=" " w:date="2024-10-27T21:01:00Z"/>
          <w:rFonts w:ascii="Dreaming Outloud Script Pro" w:hAnsi="Dreaming Outloud Script Pro" w:cs="Dreaming Outloud Script Pro"/>
        </w:rPr>
      </w:pPr>
      <w:r w:rsidRPr="00253F68">
        <w:rPr>
          <w:rFonts w:ascii="Dreaming Outloud Script Pro" w:hAnsi="Dreaming Outloud Script Pro" w:cs="Dreaming Outloud Script Pro"/>
        </w:rPr>
        <w:t>To give facilities to business &amp; common man in his every step of patenting like rights sell assist &amp;co</w:t>
      </w:r>
      <w:r w:rsidR="007C1CA3" w:rsidRPr="00253F68">
        <w:rPr>
          <w:rFonts w:ascii="Dreaming Outloud Script Pro" w:hAnsi="Dreaming Outloud Script Pro" w:cs="Dreaming Outloud Script Pro"/>
        </w:rPr>
        <w:t>d</w:t>
      </w:r>
      <w:r w:rsidRPr="00253F68">
        <w:rPr>
          <w:rFonts w:ascii="Dreaming Outloud Script Pro" w:hAnsi="Dreaming Outloud Script Pro" w:cs="Dreaming Outloud Script Pro"/>
        </w:rPr>
        <w:t>e uniqueness checking</w:t>
      </w:r>
    </w:p>
    <w:p w14:paraId="3D652503" w14:textId="77777777" w:rsidR="00836360" w:rsidRDefault="00836360"/>
    <w:p w14:paraId="6C49C74B" w14:textId="77777777" w:rsidR="00836360" w:rsidRDefault="00836360">
      <w:pPr>
        <w:pStyle w:val="NormalWeb"/>
        <w:shd w:val="clear" w:color="auto" w:fill="FFFFFF"/>
        <w:spacing w:before="0" w:beforeAutospacing="0" w:after="225" w:afterAutospacing="0" w:line="480" w:lineRule="atLeast"/>
        <w:rPr>
          <w:rFonts w:ascii="Arial" w:hAnsi="Arial" w:cs="Arial"/>
          <w:color w:val="000000"/>
          <w:sz w:val="32"/>
          <w:szCs w:val="32"/>
        </w:rPr>
      </w:pPr>
    </w:p>
    <w:p w14:paraId="656F74F7" w14:textId="77777777" w:rsidR="00836360" w:rsidRDefault="00836360">
      <w:pPr>
        <w:pStyle w:val="NormalWeb"/>
        <w:shd w:val="clear" w:color="auto" w:fill="FFFFFF"/>
        <w:spacing w:before="0" w:beforeAutospacing="0" w:after="225" w:afterAutospacing="0" w:line="480" w:lineRule="atLeast"/>
        <w:rPr>
          <w:rFonts w:ascii="Arial" w:hAnsi="Arial" w:cs="Arial"/>
          <w:color w:val="000000"/>
          <w:sz w:val="32"/>
          <w:szCs w:val="32"/>
        </w:rPr>
      </w:pPr>
    </w:p>
    <w:p w14:paraId="7FE71725" w14:textId="77777777" w:rsidR="00836360" w:rsidRDefault="00836360">
      <w:pPr>
        <w:pStyle w:val="NormalWeb"/>
        <w:shd w:val="clear" w:color="auto" w:fill="FFFFFF"/>
        <w:spacing w:before="0" w:beforeAutospacing="0" w:after="225" w:afterAutospacing="0" w:line="480" w:lineRule="atLeast"/>
        <w:rPr>
          <w:rFonts w:ascii="Arial" w:hAnsi="Arial" w:cs="Arial"/>
          <w:color w:val="000000"/>
          <w:sz w:val="32"/>
          <w:szCs w:val="32"/>
        </w:rPr>
      </w:pPr>
    </w:p>
    <w:p w14:paraId="5F6FEA77" w14:textId="77777777" w:rsidR="00836360" w:rsidRDefault="00836360">
      <w:pPr>
        <w:pStyle w:val="NormalWeb"/>
        <w:shd w:val="clear" w:color="auto" w:fill="FFFFFF"/>
        <w:spacing w:before="0" w:beforeAutospacing="0" w:after="225" w:afterAutospacing="0" w:line="480" w:lineRule="atLeast"/>
        <w:rPr>
          <w:rFonts w:ascii="Arial" w:hAnsi="Arial" w:cs="Arial"/>
          <w:color w:val="000000"/>
          <w:sz w:val="32"/>
          <w:szCs w:val="32"/>
        </w:rPr>
      </w:pPr>
    </w:p>
    <w:p w14:paraId="6382B32A" w14:textId="77777777" w:rsidR="00836360" w:rsidRDefault="00836360">
      <w:pPr>
        <w:pStyle w:val="NormalWeb"/>
        <w:shd w:val="clear" w:color="auto" w:fill="FFFFFF"/>
        <w:spacing w:before="0" w:beforeAutospacing="0" w:after="225" w:afterAutospacing="0" w:line="480" w:lineRule="atLeast"/>
        <w:rPr>
          <w:rFonts w:ascii="Arial" w:hAnsi="Arial" w:cs="Arial"/>
          <w:color w:val="000000"/>
          <w:sz w:val="32"/>
          <w:szCs w:val="32"/>
        </w:rPr>
      </w:pPr>
    </w:p>
    <w:p w14:paraId="28204D97" w14:textId="77777777" w:rsidR="00836360" w:rsidRDefault="00836360">
      <w:pPr>
        <w:pStyle w:val="NormalWeb"/>
        <w:shd w:val="clear" w:color="auto" w:fill="FFFFFF"/>
        <w:spacing w:before="0" w:beforeAutospacing="0" w:after="225" w:afterAutospacing="0" w:line="480" w:lineRule="atLeast"/>
        <w:rPr>
          <w:rFonts w:ascii="Arial" w:hAnsi="Arial" w:cs="Arial"/>
          <w:color w:val="000000"/>
          <w:sz w:val="32"/>
          <w:szCs w:val="32"/>
        </w:rPr>
      </w:pPr>
    </w:p>
    <w:p w14:paraId="3A12AB6D" w14:textId="77777777" w:rsidR="002E1C5B" w:rsidRDefault="002E1C5B" w:rsidP="002E1C5B">
      <w:pPr>
        <w:spacing w:after="0" w:line="259" w:lineRule="auto"/>
        <w:ind w:left="0" w:right="635" w:firstLine="0"/>
        <w:rPr>
          <w:b/>
          <w:sz w:val="44"/>
        </w:rPr>
      </w:pPr>
    </w:p>
    <w:p w14:paraId="79042BBA" w14:textId="175F3220" w:rsidR="00836360" w:rsidRDefault="0055369A" w:rsidP="002E1C5B">
      <w:pPr>
        <w:spacing w:after="0" w:line="259" w:lineRule="auto"/>
        <w:ind w:left="0" w:right="635" w:firstLine="0"/>
        <w:jc w:val="center"/>
      </w:pPr>
      <w:r>
        <w:rPr>
          <w:b/>
          <w:sz w:val="44"/>
        </w:rPr>
        <w:t>CHAPTER NO.02</w:t>
      </w:r>
    </w:p>
    <w:p w14:paraId="300E7316" w14:textId="77777777" w:rsidR="00836360" w:rsidRDefault="00836360">
      <w:pPr>
        <w:spacing w:after="0" w:line="259" w:lineRule="auto"/>
        <w:ind w:left="0" w:firstLine="0"/>
        <w:jc w:val="left"/>
      </w:pPr>
    </w:p>
    <w:p w14:paraId="3561D7DA" w14:textId="77777777" w:rsidR="00836360" w:rsidRDefault="0055369A">
      <w:pPr>
        <w:spacing w:after="42" w:line="259" w:lineRule="auto"/>
        <w:ind w:left="772" w:right="558"/>
        <w:jc w:val="center"/>
      </w:pPr>
      <w:r>
        <w:rPr>
          <w:b/>
          <w:sz w:val="32"/>
        </w:rPr>
        <w:t xml:space="preserve">LITERATURE SURVEY </w:t>
      </w:r>
    </w:p>
    <w:p w14:paraId="05A29D44" w14:textId="77777777" w:rsidR="00836360" w:rsidRDefault="00836360">
      <w:pPr>
        <w:spacing w:after="0" w:line="259" w:lineRule="auto"/>
        <w:ind w:left="0" w:firstLine="0"/>
        <w:jc w:val="left"/>
      </w:pPr>
    </w:p>
    <w:p w14:paraId="4A77EFBA" w14:textId="1BC9DBB3" w:rsidR="00836360" w:rsidRPr="006D48B8" w:rsidRDefault="0055369A">
      <w:pPr>
        <w:spacing w:after="0" w:line="259" w:lineRule="auto"/>
        <w:ind w:left="444"/>
        <w:jc w:val="left"/>
        <w:rPr>
          <w:rFonts w:ascii="Modern Love" w:hAnsi="Modern Love"/>
          <w:sz w:val="32"/>
          <w:szCs w:val="32"/>
        </w:rPr>
      </w:pPr>
      <w:r w:rsidRPr="006D48B8">
        <w:rPr>
          <w:rFonts w:ascii="Modern Love" w:hAnsi="Modern Love"/>
          <w:b/>
          <w:sz w:val="32"/>
          <w:szCs w:val="32"/>
        </w:rPr>
        <w:t>2.1</w:t>
      </w:r>
      <w:r w:rsidR="006D48B8">
        <w:rPr>
          <w:rFonts w:ascii="Modern Love" w:hAnsi="Modern Love"/>
          <w:b/>
          <w:sz w:val="32"/>
          <w:szCs w:val="32"/>
        </w:rPr>
        <w:t xml:space="preserve"> </w:t>
      </w:r>
      <w:r w:rsidRPr="006D48B8">
        <w:rPr>
          <w:rFonts w:ascii="Modern Love" w:hAnsi="Modern Love"/>
          <w:b/>
          <w:sz w:val="32"/>
          <w:szCs w:val="32"/>
        </w:rPr>
        <w:t xml:space="preserve">Survey of Existing System </w:t>
      </w:r>
    </w:p>
    <w:p w14:paraId="76348AFC" w14:textId="77777777" w:rsidR="00836360" w:rsidRPr="006D48B8" w:rsidRDefault="00836360">
      <w:pPr>
        <w:spacing w:after="0" w:line="259" w:lineRule="auto"/>
        <w:ind w:left="0" w:firstLine="0"/>
        <w:jc w:val="left"/>
        <w:rPr>
          <w:rFonts w:ascii="Modern Love" w:hAnsi="Modern Love"/>
        </w:rPr>
      </w:pPr>
    </w:p>
    <w:p w14:paraId="58C4CC46" w14:textId="4E26356E" w:rsidR="00836360" w:rsidRPr="00AD6D3A" w:rsidRDefault="004A3BB7">
      <w:pPr>
        <w:pStyle w:val="Heading3"/>
        <w:ind w:left="444"/>
        <w:rPr>
          <w:rFonts w:ascii="Dreaming Outloud Script Pro" w:hAnsi="Dreaming Outloud Script Pro" w:cs="Dreaming Outloud Script Pro"/>
          <w:sz w:val="26"/>
        </w:rPr>
      </w:pPr>
      <w:r w:rsidRPr="00AD6D3A">
        <w:rPr>
          <w:rFonts w:ascii="Dreaming Outloud Script Pro" w:hAnsi="Dreaming Outloud Script Pro" w:cs="Dreaming Outloud Script Pro"/>
          <w:sz w:val="26"/>
        </w:rPr>
        <w:t>I found European patenting website</w:t>
      </w:r>
      <w:r w:rsidR="004F1ED0" w:rsidRPr="00AD6D3A">
        <w:rPr>
          <w:rFonts w:ascii="Dreaming Outloud Script Pro" w:hAnsi="Dreaming Outloud Script Pro" w:cs="Dreaming Outloud Script Pro"/>
          <w:sz w:val="26"/>
        </w:rPr>
        <w:t xml:space="preserve"> but it wasn’t </w:t>
      </w:r>
      <w:proofErr w:type="gramStart"/>
      <w:r w:rsidR="004F1ED0" w:rsidRPr="00AD6D3A">
        <w:rPr>
          <w:rFonts w:ascii="Dreaming Outloud Script Pro" w:hAnsi="Dreaming Outloud Script Pro" w:cs="Dreaming Outloud Script Pro"/>
          <w:sz w:val="26"/>
        </w:rPr>
        <w:t>search</w:t>
      </w:r>
      <w:proofErr w:type="gramEnd"/>
      <w:r w:rsidR="004F1ED0" w:rsidRPr="00AD6D3A">
        <w:rPr>
          <w:rFonts w:ascii="Dreaming Outloud Script Pro" w:hAnsi="Dreaming Outloud Script Pro" w:cs="Dreaming Outloud Script Pro"/>
          <w:sz w:val="26"/>
        </w:rPr>
        <w:t xml:space="preserve"> engine optim</w:t>
      </w:r>
      <w:r w:rsidR="007C1CA3" w:rsidRPr="00AD6D3A">
        <w:rPr>
          <w:rFonts w:ascii="Dreaming Outloud Script Pro" w:hAnsi="Dreaming Outloud Script Pro" w:cs="Dreaming Outloud Script Pro"/>
          <w:sz w:val="26"/>
        </w:rPr>
        <w:t>i</w:t>
      </w:r>
      <w:r w:rsidR="004F1ED0" w:rsidRPr="00AD6D3A">
        <w:rPr>
          <w:rFonts w:ascii="Dreaming Outloud Script Pro" w:hAnsi="Dreaming Outloud Script Pro" w:cs="Dreaming Outloud Script Pro"/>
          <w:sz w:val="26"/>
        </w:rPr>
        <w:t>zed</w:t>
      </w:r>
      <w:r w:rsidRPr="00AD6D3A">
        <w:rPr>
          <w:rFonts w:ascii="Dreaming Outloud Script Pro" w:hAnsi="Dreaming Outloud Script Pro" w:cs="Dreaming Outloud Script Pro"/>
          <w:sz w:val="26"/>
        </w:rPr>
        <w:t xml:space="preserve"> Couldn’t find patent filing option in </w:t>
      </w:r>
      <w:r w:rsidR="004F1ED0" w:rsidRPr="00AD6D3A">
        <w:rPr>
          <w:rFonts w:ascii="Dreaming Outloud Script Pro" w:hAnsi="Dreaming Outloud Script Pro" w:cs="Dreaming Outloud Script Pro"/>
          <w:sz w:val="26"/>
        </w:rPr>
        <w:t xml:space="preserve">official </w:t>
      </w:r>
      <w:proofErr w:type="spellStart"/>
      <w:r w:rsidR="004F1ED0" w:rsidRPr="00AD6D3A">
        <w:rPr>
          <w:rFonts w:ascii="Dreaming Outloud Script Pro" w:hAnsi="Dreaming Outloud Script Pro" w:cs="Dreaming Outloud Script Pro"/>
          <w:sz w:val="26"/>
        </w:rPr>
        <w:t>indian</w:t>
      </w:r>
      <w:proofErr w:type="spellEnd"/>
      <w:r w:rsidRPr="00AD6D3A">
        <w:rPr>
          <w:rFonts w:ascii="Dreaming Outloud Script Pro" w:hAnsi="Dreaming Outloud Script Pro" w:cs="Dreaming Outloud Script Pro"/>
          <w:sz w:val="26"/>
        </w:rPr>
        <w:t xml:space="preserve"> govt website</w:t>
      </w:r>
    </w:p>
    <w:p w14:paraId="10DD7479" w14:textId="77777777" w:rsidR="00836360" w:rsidRDefault="00836360">
      <w:pPr>
        <w:pStyle w:val="Heading3"/>
        <w:ind w:left="444"/>
        <w:rPr>
          <w:sz w:val="26"/>
        </w:rPr>
      </w:pPr>
    </w:p>
    <w:p w14:paraId="1AC9EDAC" w14:textId="4BD54FBF" w:rsidR="00836360" w:rsidRDefault="0055369A">
      <w:pPr>
        <w:pStyle w:val="Heading3"/>
        <w:ind w:left="444"/>
      </w:pPr>
      <w:r w:rsidRPr="001C1049">
        <w:rPr>
          <w:rFonts w:ascii="Modern Love" w:hAnsi="Modern Love"/>
          <w:sz w:val="26"/>
        </w:rPr>
        <w:t>2.2</w:t>
      </w:r>
      <w:r w:rsidRPr="001C1049">
        <w:rPr>
          <w:rFonts w:ascii="Modern Love" w:hAnsi="Modern Love"/>
        </w:rPr>
        <w:t>Mini project contribution</w:t>
      </w:r>
      <w:r>
        <w:t xml:space="preserve"> </w:t>
      </w:r>
      <w:r w:rsidR="00F42A0A">
        <w:t>-</w:t>
      </w:r>
      <w:r w:rsidR="002E1C5B" w:rsidRPr="002E1C5B">
        <w:rPr>
          <w:rFonts w:ascii="Dreaming Outloud Script Pro" w:hAnsi="Dreaming Outloud Script Pro" w:cs="Dreaming Outloud Script Pro"/>
        </w:rPr>
        <w:t>I</w:t>
      </w:r>
      <w:r w:rsidR="004A3BB7" w:rsidRPr="001C1049">
        <w:rPr>
          <w:rFonts w:ascii="Dreaming Outloud Script Pro" w:hAnsi="Dreaming Outloud Script Pro" w:cs="Dreaming Outloud Script Pro"/>
        </w:rPr>
        <w:t xml:space="preserve">deation </w:t>
      </w:r>
      <w:proofErr w:type="spellStart"/>
      <w:proofErr w:type="gramStart"/>
      <w:r w:rsidR="00F42A0A" w:rsidRPr="001C1049">
        <w:rPr>
          <w:rFonts w:ascii="Dreaming Outloud Script Pro" w:hAnsi="Dreaming Outloud Script Pro" w:cs="Dreaming Outloud Script Pro"/>
        </w:rPr>
        <w:t>research,coding</w:t>
      </w:r>
      <w:proofErr w:type="spellEnd"/>
      <w:proofErr w:type="gramEnd"/>
      <w:r w:rsidR="004F1ED0" w:rsidRPr="001C1049">
        <w:rPr>
          <w:rFonts w:ascii="Dreaming Outloud Script Pro" w:hAnsi="Dreaming Outloud Script Pro" w:cs="Dreaming Outloud Script Pro"/>
        </w:rPr>
        <w:t>(</w:t>
      </w:r>
      <w:proofErr w:type="spellStart"/>
      <w:proofErr w:type="gramStart"/>
      <w:r w:rsidR="004F1ED0" w:rsidRPr="001C1049">
        <w:rPr>
          <w:rFonts w:ascii="Dreaming Outloud Script Pro" w:hAnsi="Dreaming Outloud Script Pro" w:cs="Dreaming Outloud Script Pro"/>
        </w:rPr>
        <w:t>frontend,backend</w:t>
      </w:r>
      <w:proofErr w:type="spellEnd"/>
      <w:proofErr w:type="gramEnd"/>
      <w:r w:rsidR="004F1ED0" w:rsidRPr="001C1049">
        <w:rPr>
          <w:rFonts w:ascii="Dreaming Outloud Script Pro" w:hAnsi="Dreaming Outloud Script Pro" w:cs="Dreaming Outloud Script Pro"/>
        </w:rPr>
        <w:t xml:space="preserve"> &amp; database</w:t>
      </w:r>
      <w:proofErr w:type="gramStart"/>
      <w:r w:rsidR="004F1ED0" w:rsidRPr="001C1049">
        <w:rPr>
          <w:rFonts w:ascii="Dreaming Outloud Script Pro" w:hAnsi="Dreaming Outloud Script Pro" w:cs="Dreaming Outloud Script Pro"/>
        </w:rPr>
        <w:t>)</w:t>
      </w:r>
      <w:r w:rsidR="004A3BB7" w:rsidRPr="001C1049">
        <w:rPr>
          <w:rFonts w:ascii="Dreaming Outloud Script Pro" w:hAnsi="Dreaming Outloud Script Pro" w:cs="Dreaming Outloud Script Pro"/>
        </w:rPr>
        <w:t>,abstract</w:t>
      </w:r>
      <w:proofErr w:type="gramEnd"/>
      <w:r w:rsidR="004A3BB7" w:rsidRPr="001C1049">
        <w:rPr>
          <w:rFonts w:ascii="Dreaming Outloud Script Pro" w:hAnsi="Dreaming Outloud Script Pro" w:cs="Dreaming Outloud Script Pro"/>
        </w:rPr>
        <w:t xml:space="preserve"> </w:t>
      </w:r>
      <w:r w:rsidR="00F42A0A" w:rsidRPr="001C1049">
        <w:rPr>
          <w:rFonts w:ascii="Dreaming Outloud Script Pro" w:hAnsi="Dreaming Outloud Script Pro" w:cs="Dreaming Outloud Script Pro"/>
        </w:rPr>
        <w:t>&amp; ppt also report</w:t>
      </w:r>
    </w:p>
    <w:p w14:paraId="4FAF9D4D" w14:textId="77777777" w:rsidR="00836360" w:rsidRPr="001C1049" w:rsidRDefault="00836360" w:rsidP="00645F58">
      <w:pPr>
        <w:pStyle w:val="Style1"/>
      </w:pPr>
    </w:p>
    <w:p w14:paraId="1F326732" w14:textId="2B1C9F13" w:rsidR="00963428" w:rsidRDefault="0055369A">
      <w:pPr>
        <w:pStyle w:val="Heading3"/>
        <w:ind w:left="444"/>
        <w:rPr>
          <w:rFonts w:ascii="Aparajita" w:hAnsi="Aparajita" w:cs="Aparajita"/>
          <w:b w:val="0"/>
          <w:bCs/>
        </w:rPr>
      </w:pPr>
      <w:r w:rsidRPr="001C1049">
        <w:rPr>
          <w:rFonts w:ascii="Modern Love" w:hAnsi="Modern Love"/>
          <w:sz w:val="26"/>
        </w:rPr>
        <w:t>2.3</w:t>
      </w:r>
      <w:r w:rsidRPr="001C1049">
        <w:rPr>
          <w:rFonts w:ascii="Modern Love" w:hAnsi="Modern Love"/>
          <w:u w:val="thick"/>
        </w:rPr>
        <w:t>Limitation of existing system</w:t>
      </w:r>
      <w:r w:rsidR="00160C46">
        <w:t>-</w:t>
      </w:r>
      <w:r w:rsidR="001C1049" w:rsidRPr="001C1049">
        <w:rPr>
          <w:rFonts w:ascii="Dreaming Outloud Script Pro" w:hAnsi="Dreaming Outloud Script Pro" w:cs="Dreaming Outloud Script Pro"/>
          <w:b w:val="0"/>
          <w:bCs/>
        </w:rPr>
        <w:t>I</w:t>
      </w:r>
      <w:r w:rsidR="00852FA4">
        <w:rPr>
          <w:rFonts w:ascii="Dreaming Outloud Script Pro" w:hAnsi="Dreaming Outloud Script Pro" w:cs="Dreaming Outloud Script Pro"/>
          <w:b w:val="0"/>
          <w:bCs/>
        </w:rPr>
        <w:t xml:space="preserve"> found </w:t>
      </w:r>
      <w:proofErr w:type="spellStart"/>
      <w:r w:rsidR="00852FA4">
        <w:rPr>
          <w:rFonts w:ascii="Dreaming Outloud Script Pro" w:hAnsi="Dreaming Outloud Script Pro" w:cs="Dreaming Outloud Script Pro"/>
          <w:b w:val="0"/>
          <w:bCs/>
        </w:rPr>
        <w:t>bioinfo</w:t>
      </w:r>
      <w:proofErr w:type="spellEnd"/>
      <w:r w:rsidR="00852FA4">
        <w:rPr>
          <w:rFonts w:ascii="Dreaming Outloud Script Pro" w:hAnsi="Dreaming Outloud Script Pro" w:cs="Dreaming Outloud Script Pro"/>
          <w:b w:val="0"/>
          <w:bCs/>
        </w:rPr>
        <w:t xml:space="preserve"> is </w:t>
      </w:r>
      <w:proofErr w:type="spellStart"/>
      <w:r w:rsidR="00852FA4">
        <w:rPr>
          <w:rFonts w:ascii="Dreaming Outloud Script Pro" w:hAnsi="Dreaming Outloud Script Pro" w:cs="Dreaming Outloud Script Pro"/>
          <w:b w:val="0"/>
          <w:bCs/>
        </w:rPr>
        <w:t>gonna</w:t>
      </w:r>
      <w:proofErr w:type="spellEnd"/>
      <w:r w:rsidR="00852FA4">
        <w:rPr>
          <w:rFonts w:ascii="Dreaming Outloud Script Pro" w:hAnsi="Dreaming Outloud Script Pro" w:cs="Dreaming Outloud Script Pro"/>
          <w:b w:val="0"/>
          <w:bCs/>
        </w:rPr>
        <w:t xml:space="preserve"> trend &amp; it’s the niche I </w:t>
      </w:r>
      <w:proofErr w:type="spellStart"/>
      <w:proofErr w:type="gramStart"/>
      <w:r w:rsidR="00852FA4">
        <w:rPr>
          <w:rFonts w:ascii="Dreaming Outloud Script Pro" w:hAnsi="Dreaming Outloud Script Pro" w:cs="Dreaming Outloud Script Pro"/>
          <w:b w:val="0"/>
          <w:bCs/>
        </w:rPr>
        <w:t>love,I</w:t>
      </w:r>
      <w:proofErr w:type="spellEnd"/>
      <w:proofErr w:type="gramEnd"/>
      <w:r w:rsidR="00852FA4">
        <w:rPr>
          <w:rFonts w:ascii="Dreaming Outloud Script Pro" w:hAnsi="Dreaming Outloud Script Pro" w:cs="Dreaming Outloud Script Pro"/>
          <w:b w:val="0"/>
          <w:bCs/>
        </w:rPr>
        <w:t xml:space="preserve"> started working on it &amp; hadn’t thought about checking it on internet but I surfed on net after </w:t>
      </w:r>
      <w:proofErr w:type="gramStart"/>
      <w:r w:rsidR="00852FA4">
        <w:rPr>
          <w:rFonts w:ascii="Dreaming Outloud Script Pro" w:hAnsi="Dreaming Outloud Script Pro" w:cs="Dreaming Outloud Script Pro"/>
          <w:b w:val="0"/>
          <w:bCs/>
        </w:rPr>
        <w:t xml:space="preserve">feedback </w:t>
      </w:r>
      <w:r w:rsidR="001C1049" w:rsidRPr="001C1049">
        <w:rPr>
          <w:rFonts w:ascii="Dreaming Outloud Script Pro" w:hAnsi="Dreaming Outloud Script Pro" w:cs="Dreaming Outloud Script Pro"/>
          <w:b w:val="0"/>
          <w:bCs/>
        </w:rPr>
        <w:t xml:space="preserve"> I</w:t>
      </w:r>
      <w:proofErr w:type="gramEnd"/>
      <w:r w:rsidR="001C1049" w:rsidRPr="001C1049">
        <w:rPr>
          <w:rFonts w:ascii="Dreaming Outloud Script Pro" w:hAnsi="Dreaming Outloud Script Pro" w:cs="Dreaming Outloud Script Pro"/>
          <w:b w:val="0"/>
          <w:bCs/>
        </w:rPr>
        <w:t xml:space="preserve"> found official Indian patent site but it was for showing researches done but couldn’t find option for filing &amp; mostly here patents are done in Indian patent office</w:t>
      </w:r>
    </w:p>
    <w:p w14:paraId="6BADA2EE" w14:textId="6017486C" w:rsidR="00F76B5E" w:rsidRPr="00AD6D3A" w:rsidRDefault="00852FA4">
      <w:pPr>
        <w:pStyle w:val="Heading3"/>
        <w:numPr>
          <w:ilvl w:val="0"/>
          <w:numId w:val="3"/>
        </w:numPr>
        <w:rPr>
          <w:rFonts w:ascii="Dreaming Outloud Script Pro" w:hAnsi="Dreaming Outloud Script Pro" w:cs="Dreaming Outloud Script Pro"/>
          <w:b w:val="0"/>
          <w:bCs/>
        </w:rPr>
      </w:pPr>
      <w:r w:rsidRPr="002E1C5B">
        <w:rPr>
          <w:rStyle w:val="Style1Char"/>
          <w:rFonts w:ascii="Magneto" w:hAnsi="Magneto"/>
        </w:rPr>
        <w:t>Market is Fragmented</w:t>
      </w:r>
      <w:r w:rsidR="00143CA1">
        <w:t xml:space="preserve">: </w:t>
      </w:r>
      <w:r w:rsidR="002E1C5B">
        <w:rPr>
          <w:rFonts w:ascii="Bahnschrift Condensed" w:hAnsi="Bahnschrift Condensed" w:cs="Dreaming Outloud Script Pro"/>
          <w:b w:val="0"/>
          <w:bCs/>
        </w:rPr>
        <w:t>T</w:t>
      </w:r>
      <w:r w:rsidR="00C91F02" w:rsidRPr="002E1C5B">
        <w:rPr>
          <w:rFonts w:ascii="Bahnschrift Condensed" w:hAnsi="Bahnschrift Condensed" w:cs="Dreaming Outloud Script Pro"/>
          <w:b w:val="0"/>
          <w:bCs/>
        </w:rPr>
        <w:t xml:space="preserve">here are many patenting organisations </w:t>
      </w:r>
      <w:proofErr w:type="spellStart"/>
      <w:proofErr w:type="gramStart"/>
      <w:r w:rsidR="00C91F02" w:rsidRPr="002E1C5B">
        <w:rPr>
          <w:rFonts w:ascii="Bahnschrift Condensed" w:hAnsi="Bahnschrift Condensed" w:cs="Dreaming Outloud Script Pro"/>
          <w:b w:val="0"/>
          <w:bCs/>
        </w:rPr>
        <w:t>unifying,centralizing</w:t>
      </w:r>
      <w:proofErr w:type="spellEnd"/>
      <w:proofErr w:type="gramEnd"/>
      <w:r w:rsidR="00C91F02" w:rsidRPr="002E1C5B">
        <w:rPr>
          <w:rFonts w:ascii="Bahnschrift Condensed" w:hAnsi="Bahnschrift Condensed" w:cs="Dreaming Outloud Script Pro"/>
          <w:b w:val="0"/>
          <w:bCs/>
        </w:rPr>
        <w:t xml:space="preserve"> &amp; standardizing them is not a child’s play</w:t>
      </w:r>
    </w:p>
    <w:p w14:paraId="7F508662" w14:textId="7F9E1C6F" w:rsidR="003229B1" w:rsidRDefault="00D56A45">
      <w:pPr>
        <w:pStyle w:val="Heading3"/>
        <w:numPr>
          <w:ilvl w:val="0"/>
          <w:numId w:val="3"/>
        </w:numPr>
        <w:rPr>
          <w:rFonts w:ascii="Aparajita" w:hAnsi="Aparajita" w:cs="Aparajita"/>
          <w:b w:val="0"/>
          <w:bCs/>
        </w:rPr>
      </w:pPr>
      <w:r w:rsidRPr="002E1C5B">
        <w:rPr>
          <w:rFonts w:ascii="Magneto" w:hAnsi="Magneto"/>
        </w:rPr>
        <w:t>Tough to spread</w:t>
      </w:r>
      <w:r w:rsidR="00F76B5E" w:rsidRPr="00AD6D3A">
        <w:rPr>
          <w:rFonts w:ascii="Modern Love" w:hAnsi="Modern Love"/>
        </w:rPr>
        <w:t xml:space="preserve">: </w:t>
      </w:r>
      <w:r w:rsidR="00F76B5E" w:rsidRPr="00AD6D3A">
        <w:rPr>
          <w:rFonts w:ascii="Bahnschrift Condensed" w:hAnsi="Bahnschrift Condensed" w:cs="Dreaming Outloud Script Pro"/>
          <w:b w:val="0"/>
          <w:bCs/>
        </w:rPr>
        <w:t>Bioinformatics is a new field established in 2010’s for human genome project by</w:t>
      </w:r>
      <w:r w:rsidRPr="00AD6D3A">
        <w:rPr>
          <w:rFonts w:ascii="Bahnschrift Condensed" w:hAnsi="Bahnschrift Condensed" w:cs="Dreaming Outloud Script Pro"/>
          <w:b w:val="0"/>
          <w:bCs/>
        </w:rPr>
        <w:t xml:space="preserve"> </w:t>
      </w:r>
      <w:proofErr w:type="spellStart"/>
      <w:proofErr w:type="gramStart"/>
      <w:ins w:id="7" w:author=" " w:date="2024-10-27T21:01:00Z">
        <w:r w:rsidR="00920B25" w:rsidRPr="00AD6D3A">
          <w:rPr>
            <w:rFonts w:ascii="Bahnschrift Condensed" w:hAnsi="Bahnschrift Condensed" w:cs="Dreaming Outloud Script Pro"/>
            <w:b w:val="0"/>
            <w:bCs/>
          </w:rPr>
          <w:t>US,UK</w:t>
        </w:r>
        <w:proofErr w:type="gramEnd"/>
        <w:r w:rsidR="00920B25" w:rsidRPr="00AD6D3A">
          <w:rPr>
            <w:rFonts w:ascii="Bahnschrift Condensed" w:hAnsi="Bahnschrift Condensed" w:cs="Dreaming Outloud Script Pro"/>
            <w:b w:val="0"/>
            <w:bCs/>
          </w:rPr>
          <w:t>,</w:t>
        </w:r>
        <w:proofErr w:type="gramStart"/>
        <w:r w:rsidR="00920B25" w:rsidRPr="00AD6D3A">
          <w:rPr>
            <w:rFonts w:ascii="Bahnschrift Condensed" w:hAnsi="Bahnschrift Condensed" w:cs="Dreaming Outloud Script Pro"/>
            <w:b w:val="0"/>
            <w:bCs/>
          </w:rPr>
          <w:t>France,Germany</w:t>
        </w:r>
        <w:proofErr w:type="gramEnd"/>
        <w:r w:rsidR="00920B25" w:rsidRPr="00AD6D3A">
          <w:rPr>
            <w:rFonts w:ascii="Bahnschrift Condensed" w:hAnsi="Bahnschrift Condensed" w:cs="Dreaming Outloud Script Pro"/>
            <w:b w:val="0"/>
            <w:bCs/>
          </w:rPr>
          <w:t>,Japan</w:t>
        </w:r>
      </w:ins>
      <w:proofErr w:type="spellEnd"/>
      <w:r w:rsidRPr="00AD6D3A">
        <w:rPr>
          <w:rFonts w:ascii="Bahnschrift Condensed" w:hAnsi="Bahnschrift Condensed" w:cs="Dreaming Outloud Script Pro"/>
          <w:b w:val="0"/>
          <w:bCs/>
        </w:rPr>
        <w:t xml:space="preserve"> </w:t>
      </w:r>
      <w:ins w:id="8" w:author=" " w:date="2024-10-27T21:01:00Z">
        <w:r w:rsidR="00920B25" w:rsidRPr="00AD6D3A">
          <w:rPr>
            <w:rFonts w:ascii="Bahnschrift Condensed" w:hAnsi="Bahnschrift Condensed" w:cs="Dreaming Outloud Script Pro"/>
            <w:b w:val="0"/>
            <w:bCs/>
          </w:rPr>
          <w:t>&amp; China</w:t>
        </w:r>
      </w:ins>
      <w:r w:rsidR="00C91F02" w:rsidRPr="00AD6D3A">
        <w:rPr>
          <w:rFonts w:ascii="Bahnschrift Condensed" w:hAnsi="Bahnschrift Condensed" w:cs="Dreaming Outloud Script Pro"/>
          <w:b w:val="0"/>
          <w:bCs/>
        </w:rPr>
        <w:t xml:space="preserve"> &amp; also its very specific niche bad for scalability but good for strong community foothold which can payoff when in future it </w:t>
      </w:r>
      <w:proofErr w:type="spellStart"/>
      <w:proofErr w:type="gramStart"/>
      <w:r w:rsidR="00C91F02" w:rsidRPr="00AD6D3A">
        <w:rPr>
          <w:rFonts w:ascii="Bahnschrift Condensed" w:hAnsi="Bahnschrift Condensed" w:cs="Dreaming Outloud Script Pro"/>
          <w:b w:val="0"/>
          <w:bCs/>
        </w:rPr>
        <w:t>booms</w:t>
      </w:r>
      <w:r w:rsidRPr="00AD6D3A">
        <w:rPr>
          <w:rFonts w:ascii="Bahnschrift Condensed" w:hAnsi="Bahnschrift Condensed" w:cs="Dreaming Outloud Script Pro"/>
          <w:b w:val="0"/>
          <w:bCs/>
        </w:rPr>
        <w:t>,just</w:t>
      </w:r>
      <w:proofErr w:type="spellEnd"/>
      <w:proofErr w:type="gramEnd"/>
      <w:r w:rsidRPr="00AD6D3A">
        <w:rPr>
          <w:rFonts w:ascii="Bahnschrift Condensed" w:hAnsi="Bahnschrift Condensed" w:cs="Dreaming Outloud Script Pro"/>
          <w:b w:val="0"/>
          <w:bCs/>
        </w:rPr>
        <w:t xml:space="preserve"> need to market it as fun</w:t>
      </w:r>
    </w:p>
    <w:p w14:paraId="4F405C9B" w14:textId="6B11DCC2" w:rsidR="003229B1" w:rsidRPr="003229B1" w:rsidRDefault="00C91F02">
      <w:pPr>
        <w:pStyle w:val="Heading3"/>
        <w:numPr>
          <w:ilvl w:val="0"/>
          <w:numId w:val="3"/>
        </w:numPr>
        <w:rPr>
          <w:rFonts w:ascii="Aparajita" w:hAnsi="Aparajita" w:cs="Aparajita"/>
          <w:b w:val="0"/>
          <w:bCs/>
        </w:rPr>
      </w:pPr>
      <w:r w:rsidRPr="002E1C5B">
        <w:rPr>
          <w:rFonts w:ascii="Magneto" w:hAnsi="Magneto"/>
        </w:rPr>
        <w:t>Load on system</w:t>
      </w:r>
      <w:r w:rsidR="00746BFC" w:rsidRPr="002E1C5B">
        <w:rPr>
          <w:rFonts w:ascii="Magneto" w:hAnsi="Magneto"/>
        </w:rPr>
        <w:t xml:space="preserve">: </w:t>
      </w:r>
      <w:r w:rsidR="002E1C5B">
        <w:rPr>
          <w:rFonts w:ascii="Bahnschrift Condensed" w:hAnsi="Bahnschrift Condensed" w:cs="Aparajita"/>
          <w:b w:val="0"/>
          <w:bCs/>
        </w:rPr>
        <w:t>I</w:t>
      </w:r>
      <w:r w:rsidRPr="002E1C5B">
        <w:rPr>
          <w:rFonts w:ascii="Bahnschrift Condensed" w:hAnsi="Bahnschrift Condensed" w:cs="Aparajita"/>
          <w:b w:val="0"/>
          <w:bCs/>
        </w:rPr>
        <w:t xml:space="preserve">t requires many connectors such as </w:t>
      </w:r>
      <w:proofErr w:type="spellStart"/>
      <w:proofErr w:type="gramStart"/>
      <w:r w:rsidRPr="002E1C5B">
        <w:rPr>
          <w:rFonts w:ascii="Bahnschrift Condensed" w:hAnsi="Bahnschrift Condensed" w:cs="Aparajita"/>
          <w:b w:val="0"/>
          <w:bCs/>
        </w:rPr>
        <w:t>spark,JDBC</w:t>
      </w:r>
      <w:proofErr w:type="gramEnd"/>
      <w:r w:rsidRPr="002E1C5B">
        <w:rPr>
          <w:rFonts w:ascii="Bahnschrift Condensed" w:hAnsi="Bahnschrift Condensed" w:cs="Aparajita"/>
          <w:b w:val="0"/>
          <w:bCs/>
        </w:rPr>
        <w:t>,</w:t>
      </w:r>
      <w:r w:rsidR="00D56A45" w:rsidRPr="002E1C5B">
        <w:rPr>
          <w:rFonts w:ascii="Bahnschrift Condensed" w:hAnsi="Bahnschrift Condensed" w:cs="Aparajita"/>
          <w:b w:val="0"/>
          <w:bCs/>
        </w:rPr>
        <w:t>etc</w:t>
      </w:r>
      <w:proofErr w:type="spellEnd"/>
      <w:r w:rsidR="00D56A45" w:rsidRPr="002E1C5B">
        <w:rPr>
          <w:rFonts w:ascii="Bahnschrift Condensed" w:hAnsi="Bahnschrift Condensed" w:cs="Aparajita"/>
          <w:b w:val="0"/>
          <w:bCs/>
        </w:rPr>
        <w:t xml:space="preserve"> with three frontend languages &amp; backend with DBMS</w:t>
      </w:r>
    </w:p>
    <w:p w14:paraId="0A3F7CAD" w14:textId="20CC0AA7" w:rsidR="00C91F02" w:rsidRPr="00C91F02" w:rsidRDefault="00C91F02">
      <w:pPr>
        <w:pStyle w:val="Heading3"/>
        <w:numPr>
          <w:ilvl w:val="0"/>
          <w:numId w:val="3"/>
        </w:numPr>
        <w:rPr>
          <w:rFonts w:ascii="Aparajita" w:hAnsi="Aparajita" w:cs="Aparajita"/>
          <w:b w:val="0"/>
          <w:bCs/>
        </w:rPr>
      </w:pPr>
      <w:r w:rsidRPr="002E1C5B">
        <w:rPr>
          <w:rFonts w:ascii="Magneto" w:hAnsi="Magneto"/>
        </w:rPr>
        <w:t>Managing large databases</w:t>
      </w:r>
      <w:r w:rsidR="003229B1" w:rsidRPr="007E0B9C">
        <w:rPr>
          <w:rFonts w:ascii="Harlow Solid Italic" w:hAnsi="Harlow Solid Italic"/>
        </w:rPr>
        <w:t>:</w:t>
      </w:r>
      <w:r w:rsidR="007E0B9C" w:rsidRPr="007E0B9C">
        <w:rPr>
          <w:rFonts w:ascii="Harlow Solid Italic" w:hAnsi="Harlow Solid Italic"/>
        </w:rPr>
        <w:t xml:space="preserve"> </w:t>
      </w:r>
      <w:r w:rsidR="00AD6D3A" w:rsidRPr="00AD6D3A">
        <w:rPr>
          <w:rFonts w:ascii="Bahnschrift Condensed" w:hAnsi="Bahnschrift Condensed"/>
          <w:b w:val="0"/>
          <w:bCs/>
        </w:rPr>
        <w:t>I</w:t>
      </w:r>
      <w:r w:rsidRPr="00AD6D3A">
        <w:rPr>
          <w:rFonts w:ascii="Bahnschrift Condensed" w:hAnsi="Bahnschrift Condensed" w:cs="Aparajita"/>
          <w:b w:val="0"/>
          <w:bCs/>
        </w:rPr>
        <w:t xml:space="preserve">t is a tough job to pull off managing </w:t>
      </w:r>
      <w:r w:rsidR="00D56A45" w:rsidRPr="00AD6D3A">
        <w:rPr>
          <w:rFonts w:ascii="Bahnschrift Condensed" w:hAnsi="Bahnschrift Condensed" w:cs="Aparajita"/>
          <w:b w:val="0"/>
          <w:bCs/>
        </w:rPr>
        <w:t xml:space="preserve">databases like </w:t>
      </w:r>
      <w:proofErr w:type="spellStart"/>
      <w:r w:rsidR="00D56A45" w:rsidRPr="00AD6D3A">
        <w:rPr>
          <w:rFonts w:ascii="Bahnschrift Condensed" w:hAnsi="Bahnschrift Condensed" w:cs="Aparajita"/>
          <w:b w:val="0"/>
          <w:bCs/>
        </w:rPr>
        <w:t>ncbi</w:t>
      </w:r>
      <w:proofErr w:type="spellEnd"/>
      <w:r w:rsidR="00D56A45" w:rsidRPr="00AD6D3A">
        <w:rPr>
          <w:rFonts w:ascii="Bahnschrift Condensed" w:hAnsi="Bahnschrift Condensed" w:cs="Aparajita"/>
          <w:b w:val="0"/>
          <w:bCs/>
        </w:rPr>
        <w:t xml:space="preserve"> &amp; </w:t>
      </w:r>
      <w:proofErr w:type="spellStart"/>
      <w:r w:rsidR="00D56A45" w:rsidRPr="00AD6D3A">
        <w:rPr>
          <w:rFonts w:ascii="Bahnschrift Condensed" w:hAnsi="Bahnschrift Condensed" w:cs="Aparajita"/>
          <w:b w:val="0"/>
          <w:bCs/>
        </w:rPr>
        <w:t>ebi</w:t>
      </w:r>
      <w:proofErr w:type="spellEnd"/>
      <w:r w:rsidR="00D56A45" w:rsidRPr="00AD6D3A">
        <w:rPr>
          <w:rFonts w:ascii="Bahnschrift Condensed" w:hAnsi="Bahnschrift Condensed" w:cs="Aparajita"/>
          <w:b w:val="0"/>
          <w:bCs/>
        </w:rPr>
        <w:t xml:space="preserve"> &amp; getting hands on their rights</w:t>
      </w:r>
      <w:r w:rsidR="00D56A45">
        <w:rPr>
          <w:rFonts w:ascii="Aparajita" w:hAnsi="Aparajita" w:cs="Aparajita"/>
          <w:b w:val="0"/>
          <w:bCs/>
        </w:rPr>
        <w:t xml:space="preserve"> </w:t>
      </w:r>
      <w:r>
        <w:rPr>
          <w:rFonts w:ascii="Aparajita" w:hAnsi="Aparajita" w:cs="Aparajita"/>
          <w:b w:val="0"/>
          <w:bCs/>
        </w:rPr>
        <w:t xml:space="preserve"> </w:t>
      </w:r>
    </w:p>
    <w:p w14:paraId="32ED8B3D" w14:textId="6315D36D" w:rsidR="003229B1" w:rsidRDefault="00C91F02">
      <w:pPr>
        <w:pStyle w:val="Heading3"/>
        <w:numPr>
          <w:ilvl w:val="0"/>
          <w:numId w:val="3"/>
        </w:numPr>
      </w:pPr>
      <w:r w:rsidRPr="00AD6D3A">
        <w:rPr>
          <w:rFonts w:ascii="Magneto" w:hAnsi="Magneto"/>
        </w:rPr>
        <w:t>Conceptualization of many features</w:t>
      </w:r>
      <w:r w:rsidR="003229B1" w:rsidRPr="00AD6D3A">
        <w:rPr>
          <w:rFonts w:ascii="Modern Love" w:hAnsi="Modern Love"/>
          <w:b w:val="0"/>
          <w:bCs/>
        </w:rPr>
        <w:t>:</w:t>
      </w:r>
      <w:r w:rsidR="00746BFC" w:rsidRPr="00AD6D3A">
        <w:rPr>
          <w:rFonts w:ascii="Modern Love" w:hAnsi="Modern Love" w:cs="Aparajita"/>
          <w:b w:val="0"/>
          <w:bCs/>
        </w:rPr>
        <w:t xml:space="preserve"> </w:t>
      </w:r>
      <w:r w:rsidR="00AD6D3A">
        <w:rPr>
          <w:rFonts w:ascii="Bahnschrift Condensed" w:hAnsi="Bahnschrift Condensed" w:cs="Aparajita"/>
          <w:b w:val="0"/>
          <w:bCs/>
        </w:rPr>
        <w:t>T</w:t>
      </w:r>
      <w:r w:rsidR="00DD1129" w:rsidRPr="00AD6D3A">
        <w:rPr>
          <w:rFonts w:ascii="Bahnschrift Condensed" w:hAnsi="Bahnschrift Condensed" w:cs="Aparajita"/>
          <w:b w:val="0"/>
          <w:bCs/>
        </w:rPr>
        <w:t xml:space="preserve">hinking about facilities catering patenting journey from start to end takes time </w:t>
      </w:r>
    </w:p>
    <w:p w14:paraId="5E03676B" w14:textId="493480F6" w:rsidR="003229B1" w:rsidRPr="00920B25" w:rsidRDefault="00C91F02">
      <w:pPr>
        <w:pStyle w:val="ListParagraph"/>
        <w:numPr>
          <w:ilvl w:val="0"/>
          <w:numId w:val="3"/>
        </w:numPr>
      </w:pPr>
      <w:r w:rsidRPr="00AD6D3A">
        <w:rPr>
          <w:rFonts w:ascii="Magneto" w:hAnsi="Magneto"/>
          <w:b/>
          <w:bCs/>
          <w:sz w:val="28"/>
          <w:szCs w:val="28"/>
        </w:rPr>
        <w:t>Convincing hackathon</w:t>
      </w:r>
      <w:r w:rsidR="00746BFC" w:rsidRPr="00AD6D3A">
        <w:rPr>
          <w:rFonts w:ascii="Modern Love" w:hAnsi="Modern Love"/>
          <w:b/>
          <w:bCs/>
          <w:sz w:val="28"/>
          <w:szCs w:val="28"/>
        </w:rPr>
        <w:t>:</w:t>
      </w:r>
      <w:r w:rsidR="00645F58" w:rsidRPr="00AD6D3A">
        <w:rPr>
          <w:rFonts w:ascii="Modern Love" w:hAnsi="Modern Love"/>
          <w:b/>
          <w:bCs/>
          <w:sz w:val="28"/>
          <w:szCs w:val="28"/>
        </w:rPr>
        <w:t xml:space="preserve"> </w:t>
      </w:r>
      <w:r w:rsidR="00AD6D3A">
        <w:rPr>
          <w:rFonts w:ascii="Bahnschrift Condensed" w:hAnsi="Bahnschrift Condensed" w:cs="Aparajita"/>
          <w:sz w:val="28"/>
          <w:szCs w:val="28"/>
        </w:rPr>
        <w:t>H</w:t>
      </w:r>
      <w:r w:rsidR="00645F58" w:rsidRPr="00AD6D3A">
        <w:rPr>
          <w:rFonts w:ascii="Bahnschrift Condensed" w:hAnsi="Bahnschrift Condensed" w:cs="Aparajita"/>
          <w:sz w:val="28"/>
          <w:szCs w:val="28"/>
        </w:rPr>
        <w:t>ackathons that take up rights &amp; pay the winner a share of entry fee</w:t>
      </w:r>
      <w:r w:rsidR="00AD6D3A">
        <w:rPr>
          <w:rFonts w:ascii="Bahnschrift Condensed" w:hAnsi="Bahnschrift Condensed" w:cs="Aparajita"/>
          <w:sz w:val="28"/>
          <w:szCs w:val="28"/>
        </w:rPr>
        <w:t xml:space="preserve"> or a job</w:t>
      </w:r>
      <w:r w:rsidR="00645F58" w:rsidRPr="00AD6D3A">
        <w:rPr>
          <w:rFonts w:ascii="Bahnschrift Condensed" w:hAnsi="Bahnschrift Condensed" w:cs="Aparajita"/>
          <w:sz w:val="28"/>
          <w:szCs w:val="28"/>
        </w:rPr>
        <w:t xml:space="preserve"> convincing them to give up profits for trustability is sensible but draining </w:t>
      </w:r>
    </w:p>
    <w:p w14:paraId="43A35FEB" w14:textId="3B3C6799" w:rsidR="00920B25" w:rsidRPr="003229B1" w:rsidRDefault="00304B37">
      <w:pPr>
        <w:pStyle w:val="ListParagraph"/>
        <w:numPr>
          <w:ilvl w:val="0"/>
          <w:numId w:val="3"/>
        </w:numPr>
        <w:rPr>
          <w:ins w:id="9" w:author=" " w:date="2024-10-27T21:01:00Z"/>
        </w:rPr>
      </w:pPr>
      <w:r w:rsidRPr="002E1C5B">
        <w:rPr>
          <w:rFonts w:ascii="Magneto" w:hAnsi="Magneto"/>
          <w:b/>
          <w:bCs/>
          <w:sz w:val="28"/>
          <w:szCs w:val="28"/>
        </w:rPr>
        <w:t>Ai designing &amp; training</w:t>
      </w:r>
      <w:ins w:id="10" w:author=" " w:date="2024-10-27T21:01:00Z">
        <w:r w:rsidR="00920B25" w:rsidRPr="002E1C5B">
          <w:rPr>
            <w:rFonts w:ascii="Magneto" w:hAnsi="Magneto"/>
            <w:b/>
            <w:bCs/>
            <w:sz w:val="28"/>
            <w:szCs w:val="28"/>
          </w:rPr>
          <w:t>:</w:t>
        </w:r>
      </w:ins>
      <w:r w:rsidR="007E0B9C" w:rsidRPr="002E1C5B">
        <w:rPr>
          <w:rFonts w:ascii="Bahnschrift Condensed" w:hAnsi="Bahnschrift Condensed"/>
          <w:b/>
          <w:bCs/>
          <w:sz w:val="28"/>
          <w:szCs w:val="28"/>
        </w:rPr>
        <w:t xml:space="preserve"> </w:t>
      </w:r>
      <w:r w:rsidR="002E1C5B">
        <w:rPr>
          <w:rFonts w:ascii="Bahnschrift Condensed" w:hAnsi="Bahnschrift Condensed"/>
        </w:rPr>
        <w:t>D</w:t>
      </w:r>
      <w:r w:rsidRPr="002E1C5B">
        <w:rPr>
          <w:rFonts w:ascii="Bahnschrift Condensed" w:hAnsi="Bahnschrift Condensed"/>
        </w:rPr>
        <w:t xml:space="preserve">esigning AI for professional legal help is tougher &amp; </w:t>
      </w:r>
      <w:proofErr w:type="spellStart"/>
      <w:r w:rsidRPr="002E1C5B">
        <w:rPr>
          <w:rFonts w:ascii="Bahnschrift Condensed" w:hAnsi="Bahnschrift Condensed"/>
        </w:rPr>
        <w:t>fing</w:t>
      </w:r>
      <w:proofErr w:type="spellEnd"/>
      <w:r w:rsidRPr="002E1C5B">
        <w:rPr>
          <w:rFonts w:ascii="Bahnschrift Condensed" w:hAnsi="Bahnschrift Condensed"/>
        </w:rPr>
        <w:t xml:space="preserve"> data to feed it is also painful</w:t>
      </w:r>
    </w:p>
    <w:p w14:paraId="6DA3915C" w14:textId="77777777" w:rsidR="00F76B5E" w:rsidRPr="00F76B5E" w:rsidRDefault="00F76B5E" w:rsidP="00F76B5E">
      <w:pPr>
        <w:ind w:left="0" w:firstLine="0"/>
      </w:pPr>
    </w:p>
    <w:p w14:paraId="370C7234" w14:textId="77777777" w:rsidR="00836360" w:rsidRDefault="00836360">
      <w:pPr>
        <w:spacing w:after="0" w:line="259" w:lineRule="auto"/>
        <w:ind w:left="0" w:firstLine="0"/>
        <w:jc w:val="left"/>
        <w:rPr>
          <w:rFonts w:ascii="Lato" w:hAnsi="Lato"/>
          <w:color w:val="21242C"/>
          <w:sz w:val="30"/>
          <w:szCs w:val="30"/>
        </w:rPr>
        <w:sectPr w:rsidR="00836360" w:rsidSect="00BC6561">
          <w:headerReference w:type="even" r:id="rId25"/>
          <w:headerReference w:type="default" r:id="rId26"/>
          <w:footerReference w:type="even" r:id="rId27"/>
          <w:footerReference w:type="default" r:id="rId28"/>
          <w:headerReference w:type="first" r:id="rId29"/>
          <w:footerReference w:type="first" r:id="rId30"/>
          <w:pgSz w:w="11940" w:h="16860"/>
          <w:pgMar w:top="720" w:right="720" w:bottom="720" w:left="720" w:header="482" w:footer="476" w:gutter="0"/>
          <w:pgBorders w:offsetFrom="page">
            <w:top w:val="weavingBraid" w:sz="24" w:space="24" w:color="FFFF00"/>
            <w:left w:val="weavingBraid" w:sz="24" w:space="24" w:color="FFFF00"/>
            <w:bottom w:val="weavingBraid" w:sz="24" w:space="24" w:color="FFFF00"/>
            <w:right w:val="weavingBraid" w:sz="24" w:space="24" w:color="FFFF00"/>
          </w:pgBorders>
          <w:cols w:space="720"/>
          <w:docGrid w:linePitch="381"/>
        </w:sectPr>
      </w:pPr>
    </w:p>
    <w:p w14:paraId="7386116D" w14:textId="79C11ADB" w:rsidR="00836360" w:rsidRDefault="002E1C5B" w:rsidP="002E1C5B">
      <w:pPr>
        <w:ind w:left="2880" w:firstLine="0"/>
      </w:pPr>
      <w:r>
        <w:rPr>
          <w:b/>
          <w:sz w:val="44"/>
        </w:rPr>
        <w:lastRenderedPageBreak/>
        <w:t xml:space="preserve">    </w:t>
      </w:r>
      <w:r w:rsidR="0055369A">
        <w:rPr>
          <w:b/>
          <w:sz w:val="44"/>
        </w:rPr>
        <w:t>CHAPTER NO.03</w:t>
      </w:r>
    </w:p>
    <w:p w14:paraId="795768F2" w14:textId="77777777" w:rsidR="00836360" w:rsidRDefault="00836360">
      <w:pPr>
        <w:spacing w:after="0" w:line="259" w:lineRule="auto"/>
        <w:ind w:left="756" w:firstLine="0"/>
        <w:jc w:val="center"/>
      </w:pPr>
    </w:p>
    <w:p w14:paraId="296210EA" w14:textId="77777777" w:rsidR="00836360" w:rsidRPr="002E1C5B" w:rsidRDefault="0055369A" w:rsidP="002E1C5B">
      <w:pPr>
        <w:spacing w:after="18" w:line="259" w:lineRule="auto"/>
        <w:ind w:left="764" w:firstLine="0"/>
        <w:jc w:val="center"/>
        <w:rPr>
          <w:rFonts w:ascii="Modern Love" w:hAnsi="Modern Love"/>
        </w:rPr>
      </w:pPr>
      <w:r w:rsidRPr="002E1C5B">
        <w:rPr>
          <w:rFonts w:ascii="Modern Love" w:hAnsi="Modern Love"/>
          <w:b/>
          <w:sz w:val="32"/>
        </w:rPr>
        <w:t>PROBLEM DEFINITION</w:t>
      </w:r>
    </w:p>
    <w:p w14:paraId="322FA45F" w14:textId="77777777" w:rsidR="00836360" w:rsidRDefault="00836360">
      <w:pPr>
        <w:spacing w:after="0" w:line="259" w:lineRule="auto"/>
        <w:ind w:left="756" w:firstLine="0"/>
        <w:jc w:val="center"/>
      </w:pPr>
    </w:p>
    <w:p w14:paraId="68C18F4D" w14:textId="77777777" w:rsidR="00836360" w:rsidRPr="002E1C5B" w:rsidRDefault="0055369A">
      <w:pPr>
        <w:spacing w:after="34" w:line="259" w:lineRule="auto"/>
        <w:ind w:left="853"/>
        <w:jc w:val="center"/>
        <w:rPr>
          <w:rFonts w:ascii="Harlow Solid Italic" w:hAnsi="Harlow Solid Italic"/>
          <w:b/>
          <w:sz w:val="32"/>
          <w:szCs w:val="32"/>
        </w:rPr>
      </w:pPr>
      <w:r w:rsidRPr="002E1C5B">
        <w:rPr>
          <w:rFonts w:ascii="Harlow Solid Italic" w:hAnsi="Harlow Solid Italic"/>
          <w:b/>
        </w:rPr>
        <w:t xml:space="preserve">3.1 </w:t>
      </w:r>
      <w:r w:rsidRPr="002E1C5B">
        <w:rPr>
          <w:rFonts w:ascii="Harlow Solid Italic" w:hAnsi="Harlow Solid Italic"/>
          <w:b/>
          <w:sz w:val="32"/>
          <w:szCs w:val="32"/>
        </w:rPr>
        <w:t>Problem Definition</w:t>
      </w:r>
    </w:p>
    <w:p w14:paraId="64A35F0D" w14:textId="04ECAE45" w:rsidR="00836360" w:rsidRPr="002E1C5B" w:rsidRDefault="00755302">
      <w:pPr>
        <w:spacing w:after="34" w:line="259" w:lineRule="auto"/>
        <w:ind w:left="853"/>
        <w:jc w:val="center"/>
        <w:rPr>
          <w:rFonts w:ascii="Dreaming Outloud Script Pro" w:hAnsi="Dreaming Outloud Script Pro" w:cs="Dreaming Outloud Script Pro"/>
          <w:bCs/>
          <w:sz w:val="44"/>
        </w:rPr>
      </w:pPr>
      <w:r w:rsidRPr="002E1C5B">
        <w:rPr>
          <w:rFonts w:ascii="Dreaming Outloud Script Pro" w:hAnsi="Dreaming Outloud Script Pro" w:cs="Dreaming Outloud Script Pro"/>
          <w:bCs/>
          <w:sz w:val="44"/>
        </w:rPr>
        <w:t xml:space="preserve">Good things like innovation needs participation of people from all aspects of life to contribute in perspectives to look at problem with ease of access &amp; incentivization which promotes it boosting economy </w:t>
      </w:r>
      <w:proofErr w:type="spellStart"/>
      <w:proofErr w:type="gramStart"/>
      <w:r w:rsidRPr="002E1C5B">
        <w:rPr>
          <w:rFonts w:ascii="Dreaming Outloud Script Pro" w:hAnsi="Dreaming Outloud Script Pro" w:cs="Dreaming Outloud Script Pro"/>
          <w:bCs/>
          <w:sz w:val="44"/>
        </w:rPr>
        <w:t>too</w:t>
      </w:r>
      <w:r w:rsidR="001A03D6" w:rsidRPr="002E1C5B">
        <w:rPr>
          <w:rFonts w:ascii="Dreaming Outloud Script Pro" w:hAnsi="Dreaming Outloud Script Pro" w:cs="Dreaming Outloud Script Pro"/>
          <w:bCs/>
          <w:sz w:val="44"/>
        </w:rPr>
        <w:t>,</w:t>
      </w:r>
      <w:r w:rsidRPr="002E1C5B">
        <w:rPr>
          <w:rFonts w:ascii="Dreaming Outloud Script Pro" w:hAnsi="Dreaming Outloud Script Pro" w:cs="Dreaming Outloud Script Pro"/>
          <w:bCs/>
          <w:sz w:val="44"/>
        </w:rPr>
        <w:t>knowledge</w:t>
      </w:r>
      <w:proofErr w:type="spellEnd"/>
      <w:proofErr w:type="gramEnd"/>
      <w:r w:rsidRPr="002E1C5B">
        <w:rPr>
          <w:rFonts w:ascii="Dreaming Outloud Script Pro" w:hAnsi="Dreaming Outloud Script Pro" w:cs="Dreaming Outloud Script Pro"/>
          <w:bCs/>
          <w:sz w:val="44"/>
        </w:rPr>
        <w:t xml:space="preserve"> bank should be recorded</w:t>
      </w:r>
      <w:r w:rsidR="00CD7E1F" w:rsidRPr="002E1C5B">
        <w:rPr>
          <w:rFonts w:ascii="Dreaming Outloud Script Pro" w:hAnsi="Dreaming Outloud Script Pro" w:cs="Dreaming Outloud Script Pro"/>
          <w:bCs/>
          <w:sz w:val="44"/>
        </w:rPr>
        <w:t xml:space="preserve"> to pass on this legacy</w:t>
      </w:r>
    </w:p>
    <w:p w14:paraId="6A826D02" w14:textId="77777777" w:rsidR="00836360" w:rsidRDefault="00D541CB">
      <w:pPr>
        <w:spacing w:after="34" w:line="259" w:lineRule="auto"/>
        <w:ind w:left="853"/>
        <w:jc w:val="center"/>
        <w:rPr>
          <w:b/>
          <w:sz w:val="44"/>
        </w:rPr>
      </w:pPr>
      <w:del w:id="11" w:author=" " w:date="2024-10-27T21:01:00Z">
        <w:r>
          <w:rPr>
            <w:b/>
            <w:sz w:val="44"/>
          </w:rPr>
          <w:delText>Factors affecting population</w:delText>
        </w:r>
      </w:del>
    </w:p>
    <w:p w14:paraId="289CC629" w14:textId="77777777" w:rsidR="00836360" w:rsidRDefault="00CD7A8D">
      <w:pPr>
        <w:spacing w:after="34" w:line="259" w:lineRule="auto"/>
        <w:ind w:left="853"/>
        <w:jc w:val="center"/>
        <w:rPr>
          <w:b/>
          <w:sz w:val="44"/>
        </w:rPr>
      </w:pPr>
      <w:r>
        <w:rPr>
          <w:noProof/>
          <w:lang w:val="en-US" w:eastAsia="en-US"/>
        </w:rPr>
        <w:drawing>
          <wp:inline distT="0" distB="0" distL="0" distR="0" wp14:anchorId="6FAEB44C" wp14:editId="61CEBFE5">
            <wp:extent cx="2773574" cy="27813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noChangeArrowheads="1"/>
                    </pic:cNvPicPr>
                  </pic:nvPicPr>
                  <pic:blipFill>
                    <a:blip r:embed="rId31" cstate="print">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bwMode="auto">
                    <a:xfrm>
                      <a:off x="0" y="0"/>
                      <a:ext cx="2773574" cy="2781300"/>
                    </a:xfrm>
                    <a:prstGeom prst="rect">
                      <a:avLst/>
                    </a:prstGeom>
                    <a:noFill/>
                    <a:ln>
                      <a:noFill/>
                    </a:ln>
                  </pic:spPr>
                </pic:pic>
              </a:graphicData>
            </a:graphic>
          </wp:inline>
        </w:drawing>
      </w:r>
    </w:p>
    <w:p w14:paraId="216AE3F8" w14:textId="77777777" w:rsidR="00836360" w:rsidRDefault="00836360">
      <w:pPr>
        <w:spacing w:after="34" w:line="259" w:lineRule="auto"/>
        <w:ind w:left="853"/>
        <w:jc w:val="center"/>
        <w:rPr>
          <w:b/>
          <w:sz w:val="44"/>
        </w:rPr>
      </w:pPr>
    </w:p>
    <w:p w14:paraId="1CB8691A" w14:textId="77777777" w:rsidR="00836360" w:rsidRDefault="00836360">
      <w:pPr>
        <w:spacing w:after="34" w:line="259" w:lineRule="auto"/>
        <w:ind w:left="853"/>
        <w:jc w:val="center"/>
        <w:rPr>
          <w:b/>
          <w:sz w:val="44"/>
        </w:rPr>
      </w:pPr>
    </w:p>
    <w:p w14:paraId="799F3AB7" w14:textId="77777777" w:rsidR="002E1C5B" w:rsidRDefault="002E1C5B" w:rsidP="002E1C5B">
      <w:pPr>
        <w:spacing w:after="34" w:line="259" w:lineRule="auto"/>
        <w:ind w:left="0" w:firstLine="0"/>
        <w:rPr>
          <w:b/>
          <w:sz w:val="44"/>
        </w:rPr>
      </w:pPr>
    </w:p>
    <w:p w14:paraId="1F29487B" w14:textId="7A44920D" w:rsidR="00836360" w:rsidRDefault="002E1C5B" w:rsidP="002E1C5B">
      <w:pPr>
        <w:spacing w:after="34" w:line="259" w:lineRule="auto"/>
        <w:ind w:left="133" w:firstLine="720"/>
      </w:pPr>
      <w:r>
        <w:rPr>
          <w:b/>
          <w:sz w:val="44"/>
        </w:rPr>
        <w:lastRenderedPageBreak/>
        <w:t xml:space="preserve">                       </w:t>
      </w:r>
      <w:r w:rsidR="0055369A">
        <w:rPr>
          <w:b/>
          <w:sz w:val="44"/>
        </w:rPr>
        <w:t xml:space="preserve">CHAPTER NO.04 </w:t>
      </w:r>
    </w:p>
    <w:p w14:paraId="0DCE4A9D" w14:textId="77777777" w:rsidR="00836360" w:rsidRDefault="00836360">
      <w:pPr>
        <w:spacing w:after="0" w:line="259" w:lineRule="auto"/>
        <w:ind w:left="0" w:firstLine="0"/>
        <w:jc w:val="left"/>
      </w:pPr>
    </w:p>
    <w:p w14:paraId="3E1117CA" w14:textId="77777777" w:rsidR="00836360" w:rsidRDefault="0055369A">
      <w:pPr>
        <w:spacing w:line="259" w:lineRule="auto"/>
        <w:ind w:left="772"/>
        <w:jc w:val="center"/>
      </w:pPr>
      <w:r>
        <w:rPr>
          <w:b/>
          <w:sz w:val="32"/>
        </w:rPr>
        <w:t xml:space="preserve">PROPOSED SYSTEM </w:t>
      </w:r>
    </w:p>
    <w:p w14:paraId="30CA8769" w14:textId="77777777" w:rsidR="00836360" w:rsidRDefault="00836360">
      <w:pPr>
        <w:spacing w:after="0" w:line="259" w:lineRule="auto"/>
        <w:ind w:left="0" w:firstLine="0"/>
        <w:jc w:val="left"/>
      </w:pPr>
    </w:p>
    <w:p w14:paraId="64B9979E" w14:textId="77777777" w:rsidR="00836360" w:rsidRDefault="0055369A">
      <w:pPr>
        <w:pStyle w:val="Heading3"/>
        <w:ind w:left="444"/>
      </w:pPr>
      <w:r>
        <w:rPr>
          <w:sz w:val="32"/>
          <w:szCs w:val="32"/>
        </w:rPr>
        <w:t>4</w:t>
      </w:r>
      <w:r>
        <w:t>.</w:t>
      </w:r>
      <w:r>
        <w:rPr>
          <w:sz w:val="32"/>
          <w:szCs w:val="32"/>
        </w:rPr>
        <w:t>1Architecture</w:t>
      </w:r>
      <w:r>
        <w:rPr>
          <w:b w:val="0"/>
          <w:sz w:val="32"/>
          <w:szCs w:val="32"/>
        </w:rPr>
        <w:t>/</w:t>
      </w:r>
      <w:r>
        <w:rPr>
          <w:sz w:val="32"/>
          <w:szCs w:val="32"/>
        </w:rPr>
        <w:t>framework</w:t>
      </w:r>
    </w:p>
    <w:p w14:paraId="2EABEBC2" w14:textId="77777777" w:rsidR="00B660F1" w:rsidRPr="002E1C5B" w:rsidRDefault="00B660F1" w:rsidP="00B660F1">
      <w:pPr>
        <w:spacing w:after="8" w:line="259" w:lineRule="auto"/>
        <w:ind w:left="0" w:firstLine="0"/>
        <w:jc w:val="left"/>
        <w:rPr>
          <w:rFonts w:ascii="Dreaming Outloud Script Pro" w:hAnsi="Dreaming Outloud Script Pro" w:cs="Dreaming Outloud Script Pro"/>
          <w:b/>
          <w:bCs/>
          <w:color w:val="auto"/>
          <w:sz w:val="22"/>
          <w:lang w:eastAsia="en-US"/>
        </w:rPr>
      </w:pPr>
      <w:r w:rsidRPr="002E1C5B">
        <w:rPr>
          <w:rFonts w:ascii="Dreaming Outloud Script Pro" w:hAnsi="Dreaming Outloud Script Pro" w:cs="Dreaming Outloud Script Pro"/>
          <w:b/>
          <w:bCs/>
          <w:color w:val="auto"/>
          <w:sz w:val="22"/>
          <w:lang w:eastAsia="en-US"/>
        </w:rPr>
        <w:t>Architectural Layers:</w:t>
      </w:r>
    </w:p>
    <w:p w14:paraId="14802DF2" w14:textId="77777777" w:rsidR="00B660F1" w:rsidRPr="002E1C5B" w:rsidRDefault="00B660F1">
      <w:pPr>
        <w:numPr>
          <w:ilvl w:val="0"/>
          <w:numId w:val="8"/>
        </w:numPr>
        <w:spacing w:after="8" w:line="259" w:lineRule="auto"/>
        <w:jc w:val="left"/>
        <w:rPr>
          <w:rFonts w:ascii="Modern Love" w:hAnsi="Modern Love"/>
          <w:b/>
          <w:bCs/>
          <w:color w:val="auto"/>
          <w:sz w:val="22"/>
          <w:lang w:eastAsia="en-US"/>
        </w:rPr>
      </w:pPr>
      <w:r w:rsidRPr="002E1C5B">
        <w:rPr>
          <w:rFonts w:ascii="Modern Love" w:hAnsi="Modern Love"/>
          <w:b/>
          <w:bCs/>
          <w:color w:val="auto"/>
          <w:sz w:val="22"/>
          <w:lang w:eastAsia="en-US"/>
        </w:rPr>
        <w:t xml:space="preserve">Presentation Layer (Frontend): </w:t>
      </w:r>
    </w:p>
    <w:p w14:paraId="146F66CC" w14:textId="77777777" w:rsidR="00B660F1" w:rsidRPr="002E1C5B" w:rsidRDefault="00B660F1">
      <w:pPr>
        <w:numPr>
          <w:ilvl w:val="1"/>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This layer is responsible for the user interface and user interaction.</w:t>
      </w:r>
    </w:p>
    <w:p w14:paraId="10C75756" w14:textId="77777777" w:rsidR="00B660F1" w:rsidRPr="002E1C5B" w:rsidRDefault="00B660F1">
      <w:pPr>
        <w:numPr>
          <w:ilvl w:val="1"/>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Technologies: HTML, CSS, JavaScript.</w:t>
      </w:r>
    </w:p>
    <w:p w14:paraId="2E10B48B" w14:textId="77777777" w:rsidR="00B660F1" w:rsidRPr="002E1C5B" w:rsidRDefault="00B660F1">
      <w:pPr>
        <w:numPr>
          <w:ilvl w:val="1"/>
          <w:numId w:val="8"/>
        </w:numPr>
        <w:spacing w:after="8" w:line="259" w:lineRule="auto"/>
        <w:jc w:val="left"/>
        <w:rPr>
          <w:rFonts w:ascii="Harlow Solid Italic" w:hAnsi="Harlow Solid Italic"/>
          <w:b/>
          <w:bCs/>
          <w:color w:val="auto"/>
          <w:sz w:val="22"/>
          <w:lang w:eastAsia="en-US"/>
        </w:rPr>
      </w:pPr>
      <w:r w:rsidRPr="002E1C5B">
        <w:rPr>
          <w:rFonts w:ascii="Harlow Solid Italic" w:hAnsi="Harlow Solid Italic"/>
          <w:b/>
          <w:bCs/>
          <w:color w:val="auto"/>
          <w:sz w:val="22"/>
          <w:lang w:eastAsia="en-US"/>
        </w:rPr>
        <w:t xml:space="preserve">HTML (index.html): </w:t>
      </w:r>
    </w:p>
    <w:p w14:paraId="51EB072C"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Provides the structure of the web page, including forms, modals, and the action selection menu.</w:t>
      </w:r>
    </w:p>
    <w:p w14:paraId="407EF22F" w14:textId="77777777" w:rsidR="00B660F1" w:rsidRPr="002E1C5B" w:rsidRDefault="00B660F1">
      <w:pPr>
        <w:numPr>
          <w:ilvl w:val="1"/>
          <w:numId w:val="8"/>
        </w:numPr>
        <w:spacing w:after="8" w:line="259" w:lineRule="auto"/>
        <w:jc w:val="left"/>
        <w:rPr>
          <w:rFonts w:ascii="Harlow Solid Italic" w:hAnsi="Harlow Solid Italic"/>
          <w:b/>
          <w:bCs/>
          <w:color w:val="auto"/>
          <w:sz w:val="22"/>
          <w:lang w:eastAsia="en-US"/>
        </w:rPr>
      </w:pPr>
      <w:r w:rsidRPr="002E1C5B">
        <w:rPr>
          <w:rFonts w:ascii="Harlow Solid Italic" w:hAnsi="Harlow Solid Italic"/>
          <w:b/>
          <w:bCs/>
          <w:color w:val="auto"/>
          <w:sz w:val="22"/>
          <w:lang w:eastAsia="en-US"/>
        </w:rPr>
        <w:t xml:space="preserve">CSS (Inline Styles): </w:t>
      </w:r>
    </w:p>
    <w:p w14:paraId="611DCEB0"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Provides basic styling for the web page.</w:t>
      </w:r>
    </w:p>
    <w:p w14:paraId="4F8F1911" w14:textId="77777777" w:rsidR="00B660F1" w:rsidRPr="002E1C5B" w:rsidRDefault="00B660F1">
      <w:pPr>
        <w:numPr>
          <w:ilvl w:val="1"/>
          <w:numId w:val="8"/>
        </w:numPr>
        <w:spacing w:after="8" w:line="259" w:lineRule="auto"/>
        <w:jc w:val="left"/>
        <w:rPr>
          <w:rFonts w:ascii="Harlow Solid Italic" w:hAnsi="Harlow Solid Italic"/>
          <w:b/>
          <w:bCs/>
          <w:color w:val="auto"/>
          <w:sz w:val="22"/>
          <w:lang w:eastAsia="en-US"/>
        </w:rPr>
      </w:pPr>
      <w:r w:rsidRPr="002E1C5B">
        <w:rPr>
          <w:rFonts w:ascii="Harlow Solid Italic" w:hAnsi="Harlow Solid Italic"/>
          <w:b/>
          <w:bCs/>
          <w:color w:val="auto"/>
          <w:sz w:val="22"/>
          <w:lang w:eastAsia="en-US"/>
        </w:rPr>
        <w:t xml:space="preserve">JavaScript: </w:t>
      </w:r>
    </w:p>
    <w:p w14:paraId="3FC186EE"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Handles user interactions, sends HTTP requests to the backend, and updates the UI based on responses.</w:t>
      </w:r>
    </w:p>
    <w:p w14:paraId="7E62258F"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 xml:space="preserve">Uses fetch API for network requests and </w:t>
      </w:r>
      <w:proofErr w:type="spellStart"/>
      <w:r w:rsidRPr="002E1C5B">
        <w:rPr>
          <w:rFonts w:ascii="Bahnschrift Condensed" w:hAnsi="Bahnschrift Condensed"/>
          <w:b/>
          <w:bCs/>
          <w:color w:val="auto"/>
          <w:sz w:val="22"/>
          <w:lang w:eastAsia="en-US"/>
        </w:rPr>
        <w:t>FormData</w:t>
      </w:r>
      <w:proofErr w:type="spellEnd"/>
      <w:r w:rsidRPr="002E1C5B">
        <w:rPr>
          <w:rFonts w:ascii="Bahnschrift Condensed" w:hAnsi="Bahnschrift Condensed"/>
          <w:b/>
          <w:bCs/>
          <w:color w:val="auto"/>
          <w:sz w:val="22"/>
          <w:lang w:eastAsia="en-US"/>
        </w:rPr>
        <w:t xml:space="preserve"> for handling form data and file uploads.</w:t>
      </w:r>
    </w:p>
    <w:p w14:paraId="1C240CEE" w14:textId="6651C538"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Manages modal visibility.</w:t>
      </w:r>
    </w:p>
    <w:p w14:paraId="4A6E2CB3" w14:textId="77777777" w:rsidR="00B660F1" w:rsidRPr="002E1C5B" w:rsidRDefault="00B660F1">
      <w:pPr>
        <w:numPr>
          <w:ilvl w:val="0"/>
          <w:numId w:val="8"/>
        </w:numPr>
        <w:spacing w:after="8" w:line="259" w:lineRule="auto"/>
        <w:jc w:val="left"/>
        <w:rPr>
          <w:rFonts w:ascii="Modern Love" w:hAnsi="Modern Love"/>
          <w:b/>
          <w:bCs/>
          <w:color w:val="auto"/>
          <w:sz w:val="22"/>
          <w:lang w:eastAsia="en-US"/>
        </w:rPr>
      </w:pPr>
      <w:r w:rsidRPr="002E1C5B">
        <w:rPr>
          <w:rFonts w:ascii="Modern Love" w:hAnsi="Modern Love"/>
          <w:b/>
          <w:bCs/>
          <w:color w:val="auto"/>
          <w:sz w:val="22"/>
          <w:lang w:eastAsia="en-US"/>
        </w:rPr>
        <w:t xml:space="preserve">Application Layer (Backend): </w:t>
      </w:r>
    </w:p>
    <w:p w14:paraId="7FB59A2D" w14:textId="77777777" w:rsidR="00B660F1" w:rsidRPr="002E1C5B" w:rsidRDefault="00B660F1">
      <w:pPr>
        <w:numPr>
          <w:ilvl w:val="1"/>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This layer handles the business logic, data processing, and communication with the database.</w:t>
      </w:r>
    </w:p>
    <w:p w14:paraId="74E8B7AA" w14:textId="77777777" w:rsidR="00B660F1" w:rsidRPr="002E1C5B" w:rsidRDefault="00B660F1">
      <w:pPr>
        <w:numPr>
          <w:ilvl w:val="1"/>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 xml:space="preserve">Technologies: Java (Spark), </w:t>
      </w:r>
      <w:proofErr w:type="spellStart"/>
      <w:r w:rsidRPr="002E1C5B">
        <w:rPr>
          <w:rFonts w:ascii="Bahnschrift Condensed" w:hAnsi="Bahnschrift Condensed"/>
          <w:b/>
          <w:bCs/>
          <w:color w:val="auto"/>
          <w:sz w:val="22"/>
          <w:lang w:eastAsia="en-US"/>
        </w:rPr>
        <w:t>Gson</w:t>
      </w:r>
      <w:proofErr w:type="spellEnd"/>
      <w:r w:rsidRPr="002E1C5B">
        <w:rPr>
          <w:rFonts w:ascii="Bahnschrift Condensed" w:hAnsi="Bahnschrift Condensed"/>
          <w:b/>
          <w:bCs/>
          <w:color w:val="auto"/>
          <w:sz w:val="22"/>
          <w:lang w:eastAsia="en-US"/>
        </w:rPr>
        <w:t>, JDBC.</w:t>
      </w:r>
    </w:p>
    <w:p w14:paraId="4C3D011D" w14:textId="77777777" w:rsidR="00B660F1" w:rsidRPr="002E1C5B" w:rsidRDefault="00B660F1">
      <w:pPr>
        <w:numPr>
          <w:ilvl w:val="1"/>
          <w:numId w:val="8"/>
        </w:numPr>
        <w:spacing w:after="8" w:line="259" w:lineRule="auto"/>
        <w:jc w:val="left"/>
        <w:rPr>
          <w:rFonts w:ascii="Harlow Solid Italic" w:hAnsi="Harlow Solid Italic"/>
          <w:b/>
          <w:bCs/>
          <w:color w:val="auto"/>
          <w:sz w:val="22"/>
          <w:lang w:eastAsia="en-US"/>
        </w:rPr>
      </w:pPr>
      <w:r w:rsidRPr="002E1C5B">
        <w:rPr>
          <w:rFonts w:ascii="Harlow Solid Italic" w:hAnsi="Harlow Solid Italic"/>
          <w:b/>
          <w:bCs/>
          <w:color w:val="auto"/>
          <w:sz w:val="22"/>
          <w:lang w:eastAsia="en-US"/>
        </w:rPr>
        <w:t xml:space="preserve">Spark Framework: </w:t>
      </w:r>
    </w:p>
    <w:p w14:paraId="5B608B2D"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Provides a lightweight web framework for handling HTTP requests and responses.</w:t>
      </w:r>
    </w:p>
    <w:p w14:paraId="21C82ECB"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Defines routes for different actions (login, store, sell, certify, check, inspiration).</w:t>
      </w:r>
    </w:p>
    <w:p w14:paraId="17B7D560" w14:textId="77777777" w:rsidR="00B660F1" w:rsidRPr="002E1C5B" w:rsidRDefault="00B660F1">
      <w:pPr>
        <w:numPr>
          <w:ilvl w:val="1"/>
          <w:numId w:val="8"/>
        </w:numPr>
        <w:spacing w:after="8" w:line="259" w:lineRule="auto"/>
        <w:jc w:val="left"/>
        <w:rPr>
          <w:rFonts w:ascii="Harlow Solid Italic" w:hAnsi="Harlow Solid Italic"/>
          <w:b/>
          <w:bCs/>
          <w:color w:val="auto"/>
          <w:sz w:val="22"/>
          <w:lang w:eastAsia="en-US"/>
        </w:rPr>
      </w:pPr>
      <w:r w:rsidRPr="002E1C5B">
        <w:rPr>
          <w:rFonts w:ascii="Harlow Solid Italic" w:hAnsi="Harlow Solid Italic"/>
          <w:b/>
          <w:bCs/>
          <w:color w:val="auto"/>
          <w:sz w:val="22"/>
          <w:lang w:eastAsia="en-US"/>
        </w:rPr>
        <w:t xml:space="preserve">Java Classes (BiocodeBackend.java): </w:t>
      </w:r>
    </w:p>
    <w:p w14:paraId="02817D20"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Contains the business logic for user authentication, file storage, database interactions, and other functionalities.</w:t>
      </w:r>
    </w:p>
    <w:p w14:paraId="3CA9DF69"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Uses JDBC to connect to the MySQL database.</w:t>
      </w:r>
    </w:p>
    <w:p w14:paraId="5BEC8E1F"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 xml:space="preserve">Uses </w:t>
      </w:r>
      <w:proofErr w:type="spellStart"/>
      <w:r w:rsidRPr="002E1C5B">
        <w:rPr>
          <w:rFonts w:ascii="Bahnschrift Condensed" w:hAnsi="Bahnschrift Condensed"/>
          <w:b/>
          <w:bCs/>
          <w:color w:val="auto"/>
          <w:sz w:val="22"/>
          <w:lang w:eastAsia="en-US"/>
        </w:rPr>
        <w:t>Gson</w:t>
      </w:r>
      <w:proofErr w:type="spellEnd"/>
      <w:r w:rsidRPr="002E1C5B">
        <w:rPr>
          <w:rFonts w:ascii="Bahnschrift Condensed" w:hAnsi="Bahnschrift Condensed"/>
          <w:b/>
          <w:bCs/>
          <w:color w:val="auto"/>
          <w:sz w:val="22"/>
          <w:lang w:eastAsia="en-US"/>
        </w:rPr>
        <w:t xml:space="preserve"> to serialize and deserialize JSON data.</w:t>
      </w:r>
    </w:p>
    <w:p w14:paraId="1D1516FA"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 xml:space="preserve">Handles file uploads, and stores the files within the </w:t>
      </w:r>
      <w:proofErr w:type="gramStart"/>
      <w:r w:rsidRPr="002E1C5B">
        <w:rPr>
          <w:rFonts w:ascii="Bahnschrift Condensed" w:hAnsi="Bahnschrift Condensed"/>
          <w:b/>
          <w:bCs/>
          <w:color w:val="auto"/>
          <w:sz w:val="22"/>
          <w:lang w:eastAsia="en-US"/>
        </w:rPr>
        <w:t>uploads</w:t>
      </w:r>
      <w:proofErr w:type="gramEnd"/>
      <w:r w:rsidRPr="002E1C5B">
        <w:rPr>
          <w:rFonts w:ascii="Bahnschrift Condensed" w:hAnsi="Bahnschrift Condensed"/>
          <w:b/>
          <w:bCs/>
          <w:color w:val="auto"/>
          <w:sz w:val="22"/>
          <w:lang w:eastAsia="en-US"/>
        </w:rPr>
        <w:t xml:space="preserve"> directory.</w:t>
      </w:r>
    </w:p>
    <w:p w14:paraId="4D1F34E2"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Handles the random topic generation.</w:t>
      </w:r>
    </w:p>
    <w:p w14:paraId="413CA78E" w14:textId="77777777" w:rsidR="00B660F1" w:rsidRPr="002E1C5B" w:rsidRDefault="00B660F1">
      <w:pPr>
        <w:numPr>
          <w:ilvl w:val="1"/>
          <w:numId w:val="8"/>
        </w:numPr>
        <w:spacing w:after="8" w:line="259" w:lineRule="auto"/>
        <w:jc w:val="left"/>
        <w:rPr>
          <w:rFonts w:ascii="Harlow Solid Italic" w:hAnsi="Harlow Solid Italic"/>
          <w:b/>
          <w:bCs/>
          <w:color w:val="auto"/>
          <w:sz w:val="22"/>
          <w:lang w:eastAsia="en-US"/>
        </w:rPr>
      </w:pPr>
      <w:r w:rsidRPr="002E1C5B">
        <w:rPr>
          <w:rFonts w:ascii="Harlow Solid Italic" w:hAnsi="Harlow Solid Italic"/>
          <w:b/>
          <w:bCs/>
          <w:color w:val="auto"/>
          <w:sz w:val="22"/>
          <w:lang w:eastAsia="en-US"/>
        </w:rPr>
        <w:t xml:space="preserve">JDBC (Java Database Connectivity): </w:t>
      </w:r>
    </w:p>
    <w:p w14:paraId="4EF4CA2D"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Provides the API for connecting to and interacting with the MySQL database.</w:t>
      </w:r>
    </w:p>
    <w:p w14:paraId="1FFD0727" w14:textId="77777777" w:rsidR="00B660F1" w:rsidRPr="002E1C5B" w:rsidRDefault="00B660F1">
      <w:pPr>
        <w:numPr>
          <w:ilvl w:val="1"/>
          <w:numId w:val="8"/>
        </w:numPr>
        <w:spacing w:after="8" w:line="259" w:lineRule="auto"/>
        <w:jc w:val="left"/>
        <w:rPr>
          <w:rFonts w:ascii="Harlow Solid Italic" w:hAnsi="Harlow Solid Italic"/>
          <w:b/>
          <w:bCs/>
          <w:color w:val="auto"/>
          <w:sz w:val="22"/>
          <w:lang w:eastAsia="en-US"/>
        </w:rPr>
      </w:pPr>
      <w:proofErr w:type="spellStart"/>
      <w:r w:rsidRPr="002E1C5B">
        <w:rPr>
          <w:rFonts w:ascii="Harlow Solid Italic" w:hAnsi="Harlow Solid Italic"/>
          <w:b/>
          <w:bCs/>
          <w:color w:val="auto"/>
          <w:sz w:val="22"/>
          <w:lang w:eastAsia="en-US"/>
        </w:rPr>
        <w:t>Gson</w:t>
      </w:r>
      <w:proofErr w:type="spellEnd"/>
      <w:r w:rsidRPr="002E1C5B">
        <w:rPr>
          <w:rFonts w:ascii="Harlow Solid Italic" w:hAnsi="Harlow Solid Italic"/>
          <w:b/>
          <w:bCs/>
          <w:color w:val="auto"/>
          <w:sz w:val="22"/>
          <w:lang w:eastAsia="en-US"/>
        </w:rPr>
        <w:t xml:space="preserve"> Library: </w:t>
      </w:r>
    </w:p>
    <w:p w14:paraId="2331E578" w14:textId="40B9A761"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Used to create and parse JSON responses.</w:t>
      </w:r>
    </w:p>
    <w:p w14:paraId="1EDAF6C3" w14:textId="77777777" w:rsidR="00B660F1" w:rsidRPr="002E1C5B" w:rsidRDefault="00B660F1">
      <w:pPr>
        <w:numPr>
          <w:ilvl w:val="0"/>
          <w:numId w:val="8"/>
        </w:numPr>
        <w:spacing w:after="8" w:line="259" w:lineRule="auto"/>
        <w:jc w:val="left"/>
        <w:rPr>
          <w:rFonts w:ascii="Modern Love" w:hAnsi="Modern Love"/>
          <w:b/>
          <w:bCs/>
          <w:color w:val="auto"/>
          <w:sz w:val="22"/>
          <w:lang w:eastAsia="en-US"/>
        </w:rPr>
      </w:pPr>
      <w:r w:rsidRPr="002E1C5B">
        <w:rPr>
          <w:rFonts w:ascii="Modern Love" w:hAnsi="Modern Love"/>
          <w:b/>
          <w:bCs/>
          <w:color w:val="auto"/>
          <w:sz w:val="22"/>
          <w:lang w:eastAsia="en-US"/>
        </w:rPr>
        <w:t xml:space="preserve">Data Layer (Backend): </w:t>
      </w:r>
    </w:p>
    <w:p w14:paraId="51395002" w14:textId="77777777" w:rsidR="00B660F1" w:rsidRPr="002E1C5B" w:rsidRDefault="00B660F1">
      <w:pPr>
        <w:numPr>
          <w:ilvl w:val="1"/>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This layer manages data persistence and retrieval.</w:t>
      </w:r>
    </w:p>
    <w:p w14:paraId="1EBF4D45" w14:textId="77777777" w:rsidR="00B660F1" w:rsidRPr="002E1C5B" w:rsidRDefault="00B660F1">
      <w:pPr>
        <w:numPr>
          <w:ilvl w:val="1"/>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Technologies: MySQL database, File system.</w:t>
      </w:r>
    </w:p>
    <w:p w14:paraId="5227A2E2" w14:textId="77777777" w:rsidR="00B660F1" w:rsidRPr="002E1C5B" w:rsidRDefault="00B660F1">
      <w:pPr>
        <w:numPr>
          <w:ilvl w:val="0"/>
          <w:numId w:val="8"/>
        </w:numPr>
        <w:spacing w:after="8" w:line="259" w:lineRule="auto"/>
        <w:jc w:val="left"/>
        <w:rPr>
          <w:rFonts w:ascii="Modern Love" w:hAnsi="Modern Love"/>
          <w:b/>
          <w:bCs/>
          <w:color w:val="auto"/>
          <w:sz w:val="22"/>
          <w:lang w:eastAsia="en-US"/>
        </w:rPr>
      </w:pPr>
      <w:r w:rsidRPr="002E1C5B">
        <w:rPr>
          <w:rFonts w:ascii="Modern Love" w:hAnsi="Modern Love"/>
          <w:b/>
          <w:bCs/>
          <w:color w:val="auto"/>
          <w:sz w:val="22"/>
          <w:lang w:eastAsia="en-US"/>
        </w:rPr>
        <w:t xml:space="preserve">Database (Data Layer): </w:t>
      </w:r>
    </w:p>
    <w:p w14:paraId="55A08713" w14:textId="77777777" w:rsidR="00B660F1" w:rsidRPr="00547B2B" w:rsidRDefault="00B660F1">
      <w:pPr>
        <w:numPr>
          <w:ilvl w:val="1"/>
          <w:numId w:val="8"/>
        </w:numPr>
        <w:spacing w:after="8" w:line="259" w:lineRule="auto"/>
        <w:jc w:val="left"/>
        <w:rPr>
          <w:rFonts w:ascii="Harlow Solid Italic" w:hAnsi="Harlow Solid Italic"/>
          <w:b/>
          <w:bCs/>
          <w:color w:val="auto"/>
          <w:sz w:val="22"/>
          <w:lang w:eastAsia="en-US"/>
        </w:rPr>
      </w:pPr>
      <w:r w:rsidRPr="00547B2B">
        <w:rPr>
          <w:rFonts w:ascii="Harlow Solid Italic" w:hAnsi="Harlow Solid Italic"/>
          <w:b/>
          <w:bCs/>
          <w:color w:val="auto"/>
          <w:sz w:val="22"/>
          <w:lang w:eastAsia="en-US"/>
        </w:rPr>
        <w:t xml:space="preserve">MySQL Database: </w:t>
      </w:r>
    </w:p>
    <w:p w14:paraId="0A6ACEFA"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Stores user data and invention data.</w:t>
      </w:r>
    </w:p>
    <w:p w14:paraId="3E9315F3" w14:textId="77777777" w:rsidR="00B660F1"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Uses two tables: users and inventions.</w:t>
      </w:r>
    </w:p>
    <w:p w14:paraId="2BBDEFE8" w14:textId="77777777" w:rsidR="00B660F1" w:rsidRPr="00547B2B" w:rsidRDefault="00B660F1">
      <w:pPr>
        <w:numPr>
          <w:ilvl w:val="1"/>
          <w:numId w:val="8"/>
        </w:numPr>
        <w:spacing w:after="8" w:line="259" w:lineRule="auto"/>
        <w:jc w:val="left"/>
        <w:rPr>
          <w:rFonts w:ascii="Harlow Solid Italic" w:hAnsi="Harlow Solid Italic"/>
          <w:b/>
          <w:bCs/>
          <w:color w:val="auto"/>
          <w:sz w:val="22"/>
          <w:lang w:eastAsia="en-US"/>
        </w:rPr>
      </w:pPr>
      <w:r w:rsidRPr="00547B2B">
        <w:rPr>
          <w:rFonts w:ascii="Harlow Solid Italic" w:hAnsi="Harlow Solid Italic"/>
          <w:b/>
          <w:bCs/>
          <w:color w:val="auto"/>
          <w:sz w:val="22"/>
          <w:lang w:eastAsia="en-US"/>
        </w:rPr>
        <w:lastRenderedPageBreak/>
        <w:t xml:space="preserve">File System: </w:t>
      </w:r>
    </w:p>
    <w:p w14:paraId="49C539C7" w14:textId="3958F815" w:rsidR="00836360" w:rsidRPr="002E1C5B" w:rsidRDefault="00B660F1">
      <w:pPr>
        <w:numPr>
          <w:ilvl w:val="2"/>
          <w:numId w:val="8"/>
        </w:numPr>
        <w:spacing w:after="8" w:line="259" w:lineRule="auto"/>
        <w:jc w:val="left"/>
        <w:rPr>
          <w:rFonts w:ascii="Bahnschrift Condensed" w:hAnsi="Bahnschrift Condensed"/>
          <w:b/>
          <w:bCs/>
          <w:color w:val="auto"/>
          <w:sz w:val="22"/>
          <w:lang w:eastAsia="en-US"/>
        </w:rPr>
      </w:pPr>
      <w:r w:rsidRPr="002E1C5B">
        <w:rPr>
          <w:rFonts w:ascii="Bahnschrift Condensed" w:hAnsi="Bahnschrift Condensed"/>
          <w:b/>
          <w:bCs/>
          <w:color w:val="auto"/>
          <w:sz w:val="22"/>
          <w:lang w:eastAsia="en-US"/>
        </w:rPr>
        <w:t>The uploads folder, that stores all uploaded python files.</w:t>
      </w:r>
    </w:p>
    <w:p w14:paraId="2E465166" w14:textId="77777777" w:rsidR="00836360" w:rsidRDefault="0055369A">
      <w:pPr>
        <w:pStyle w:val="Heading3"/>
        <w:ind w:left="507"/>
        <w:rPr>
          <w:sz w:val="32"/>
          <w:szCs w:val="32"/>
        </w:rPr>
      </w:pPr>
      <w:r>
        <w:t>4.2</w:t>
      </w:r>
      <w:r w:rsidRPr="00F97EEF">
        <w:rPr>
          <w:rFonts w:ascii="Modern Love" w:hAnsi="Modern Love"/>
          <w:sz w:val="32"/>
          <w:szCs w:val="32"/>
        </w:rPr>
        <w:t>Algorithm</w:t>
      </w:r>
      <w:r>
        <w:rPr>
          <w:sz w:val="32"/>
          <w:szCs w:val="32"/>
        </w:rPr>
        <w:t xml:space="preserve"> </w:t>
      </w:r>
    </w:p>
    <w:p w14:paraId="25E27024" w14:textId="77777777" w:rsidR="000F5FCE" w:rsidRPr="000F5FCE" w:rsidRDefault="000F5FCE" w:rsidP="000F5FCE">
      <w:pPr>
        <w:spacing w:after="0" w:line="259" w:lineRule="auto"/>
        <w:ind w:left="0" w:right="269" w:firstLine="0"/>
        <w:jc w:val="left"/>
      </w:pPr>
      <w:r w:rsidRPr="000F5FCE">
        <w:rPr>
          <w:b/>
          <w:bCs/>
        </w:rPr>
        <w:t xml:space="preserve">1. </w:t>
      </w:r>
      <w:r w:rsidRPr="00F97EEF">
        <w:rPr>
          <w:rFonts w:ascii="Dreaming Outloud Script Pro" w:hAnsi="Dreaming Outloud Script Pro" w:cs="Dreaming Outloud Script Pro"/>
          <w:b/>
          <w:bCs/>
        </w:rPr>
        <w:t>User Authentication (Login/Signup):</w:t>
      </w:r>
    </w:p>
    <w:p w14:paraId="7AF4D583" w14:textId="77777777" w:rsidR="000F5FCE" w:rsidRPr="00547B2B" w:rsidRDefault="000F5FCE">
      <w:pPr>
        <w:numPr>
          <w:ilvl w:val="0"/>
          <w:numId w:val="9"/>
        </w:numPr>
        <w:spacing w:after="0" w:line="259" w:lineRule="auto"/>
        <w:ind w:right="269"/>
        <w:jc w:val="left"/>
        <w:rPr>
          <w:rFonts w:ascii="Bahnschrift Condensed" w:hAnsi="Bahnschrift Condensed"/>
        </w:rPr>
      </w:pPr>
      <w:r w:rsidRPr="00F97EEF">
        <w:rPr>
          <w:rFonts w:ascii="Magneto" w:hAnsi="Magneto"/>
          <w:b/>
          <w:bCs/>
        </w:rPr>
        <w:t>Input</w:t>
      </w:r>
      <w:r w:rsidRPr="000F5FCE">
        <w:rPr>
          <w:b/>
          <w:bCs/>
        </w:rPr>
        <w:t>:</w:t>
      </w:r>
      <w:r w:rsidRPr="000F5FCE">
        <w:t xml:space="preserve"> </w:t>
      </w:r>
      <w:r w:rsidRPr="00547B2B">
        <w:rPr>
          <w:rFonts w:ascii="Bahnschrift Condensed" w:hAnsi="Bahnschrift Condensed"/>
        </w:rPr>
        <w:t>Username, Contact, Name, Address.</w:t>
      </w:r>
    </w:p>
    <w:p w14:paraId="1DB00AE3" w14:textId="77777777" w:rsidR="000F5FCE" w:rsidRPr="00F97EEF" w:rsidRDefault="000F5FCE">
      <w:pPr>
        <w:numPr>
          <w:ilvl w:val="0"/>
          <w:numId w:val="9"/>
        </w:numPr>
        <w:spacing w:after="0" w:line="259" w:lineRule="auto"/>
        <w:ind w:right="269"/>
        <w:jc w:val="left"/>
        <w:rPr>
          <w:rFonts w:ascii="Magneto" w:hAnsi="Magneto"/>
        </w:rPr>
      </w:pPr>
      <w:r w:rsidRPr="00F97EEF">
        <w:rPr>
          <w:rFonts w:ascii="Magneto" w:hAnsi="Magneto"/>
          <w:b/>
          <w:bCs/>
        </w:rPr>
        <w:t>Process:</w:t>
      </w:r>
      <w:r w:rsidRPr="00F97EEF">
        <w:rPr>
          <w:rFonts w:ascii="Magneto" w:hAnsi="Magneto"/>
        </w:rPr>
        <w:t xml:space="preserve"> </w:t>
      </w:r>
    </w:p>
    <w:p w14:paraId="059E6988" w14:textId="77777777" w:rsidR="000F5FCE" w:rsidRPr="00F97EEF" w:rsidRDefault="000F5FCE">
      <w:pPr>
        <w:numPr>
          <w:ilvl w:val="1"/>
          <w:numId w:val="9"/>
        </w:numPr>
        <w:spacing w:after="0" w:line="259" w:lineRule="auto"/>
        <w:ind w:right="269"/>
        <w:jc w:val="left"/>
        <w:rPr>
          <w:rFonts w:ascii="Harlow Solid Italic" w:hAnsi="Harlow Solid Italic"/>
        </w:rPr>
      </w:pPr>
      <w:r w:rsidRPr="00F97EEF">
        <w:rPr>
          <w:rFonts w:ascii="Harlow Solid Italic" w:hAnsi="Harlow Solid Italic"/>
          <w:b/>
          <w:bCs/>
        </w:rPr>
        <w:t>Check Existing User:</w:t>
      </w:r>
      <w:r w:rsidRPr="00F97EEF">
        <w:rPr>
          <w:rFonts w:ascii="Harlow Solid Italic" w:hAnsi="Harlow Solid Italic"/>
        </w:rPr>
        <w:t xml:space="preserve"> </w:t>
      </w:r>
    </w:p>
    <w:p w14:paraId="29432953" w14:textId="77777777" w:rsidR="000F5FCE" w:rsidRPr="00547B2B" w:rsidRDefault="000F5FCE">
      <w:pPr>
        <w:numPr>
          <w:ilvl w:val="2"/>
          <w:numId w:val="9"/>
        </w:numPr>
        <w:spacing w:after="0" w:line="259" w:lineRule="auto"/>
        <w:ind w:right="269"/>
        <w:jc w:val="left"/>
        <w:rPr>
          <w:rFonts w:ascii="Bahnschrift Condensed" w:hAnsi="Bahnschrift Condensed"/>
        </w:rPr>
      </w:pPr>
      <w:r w:rsidRPr="00547B2B">
        <w:rPr>
          <w:rFonts w:ascii="Bahnschrift Condensed" w:hAnsi="Bahnschrift Condensed"/>
        </w:rPr>
        <w:t>Query the users table to check if the provided username exists.</w:t>
      </w:r>
    </w:p>
    <w:p w14:paraId="1095215C" w14:textId="77777777" w:rsidR="000F5FCE" w:rsidRPr="00547B2B" w:rsidRDefault="000F5FCE">
      <w:pPr>
        <w:numPr>
          <w:ilvl w:val="2"/>
          <w:numId w:val="9"/>
        </w:numPr>
        <w:spacing w:after="0" w:line="259" w:lineRule="auto"/>
        <w:ind w:right="269"/>
        <w:jc w:val="left"/>
        <w:rPr>
          <w:rFonts w:ascii="Bahnschrift Condensed" w:hAnsi="Bahnschrift Condensed"/>
        </w:rPr>
      </w:pPr>
      <w:r w:rsidRPr="00547B2B">
        <w:rPr>
          <w:rFonts w:ascii="Bahnschrift Condensed" w:hAnsi="Bahnschrift Condensed"/>
        </w:rPr>
        <w:t xml:space="preserve">If the username exists: </w:t>
      </w:r>
    </w:p>
    <w:p w14:paraId="442D6F7C" w14:textId="77777777" w:rsidR="000F5FCE" w:rsidRPr="00547B2B" w:rsidRDefault="000F5FCE">
      <w:pPr>
        <w:numPr>
          <w:ilvl w:val="3"/>
          <w:numId w:val="9"/>
        </w:numPr>
        <w:spacing w:after="0" w:line="259" w:lineRule="auto"/>
        <w:ind w:right="269"/>
        <w:jc w:val="left"/>
        <w:rPr>
          <w:rFonts w:ascii="Bahnschrift Condensed" w:hAnsi="Bahnschrift Condensed"/>
        </w:rPr>
      </w:pPr>
      <w:r w:rsidRPr="00547B2B">
        <w:rPr>
          <w:rFonts w:ascii="Bahnschrift Condensed" w:hAnsi="Bahnschrift Condensed"/>
        </w:rPr>
        <w:t>Query the users table to check if the provided contact matches the contact associated with the username.</w:t>
      </w:r>
    </w:p>
    <w:p w14:paraId="1E1AB035" w14:textId="77777777" w:rsidR="000F5FCE" w:rsidRPr="00547B2B" w:rsidRDefault="000F5FCE">
      <w:pPr>
        <w:numPr>
          <w:ilvl w:val="3"/>
          <w:numId w:val="9"/>
        </w:numPr>
        <w:spacing w:after="0" w:line="259" w:lineRule="auto"/>
        <w:ind w:right="269"/>
        <w:jc w:val="left"/>
        <w:rPr>
          <w:rFonts w:ascii="Bahnschrift Condensed" w:hAnsi="Bahnschrift Condensed"/>
        </w:rPr>
      </w:pPr>
      <w:r w:rsidRPr="00547B2B">
        <w:rPr>
          <w:rFonts w:ascii="Bahnschrift Condensed" w:hAnsi="Bahnschrift Condensed"/>
        </w:rPr>
        <w:t>If the contact matches, return a success response with user details (ID, username, contact).</w:t>
      </w:r>
    </w:p>
    <w:p w14:paraId="00E691A9" w14:textId="77777777" w:rsidR="000F5FCE" w:rsidRPr="00547B2B" w:rsidRDefault="000F5FCE">
      <w:pPr>
        <w:numPr>
          <w:ilvl w:val="3"/>
          <w:numId w:val="9"/>
        </w:numPr>
        <w:spacing w:after="0" w:line="259" w:lineRule="auto"/>
        <w:ind w:right="269"/>
        <w:jc w:val="left"/>
        <w:rPr>
          <w:rFonts w:ascii="Bahnschrift Condensed" w:hAnsi="Bahnschrift Condensed"/>
        </w:rPr>
      </w:pPr>
      <w:r w:rsidRPr="00547B2B">
        <w:rPr>
          <w:rFonts w:ascii="Bahnschrift Condensed" w:hAnsi="Bahnschrift Condensed"/>
        </w:rPr>
        <w:t>If the contact doesn't match, return an authentication failure response.</w:t>
      </w:r>
    </w:p>
    <w:p w14:paraId="286EC0E9" w14:textId="77777777" w:rsidR="000F5FCE" w:rsidRPr="00F97EEF" w:rsidRDefault="000F5FCE">
      <w:pPr>
        <w:numPr>
          <w:ilvl w:val="1"/>
          <w:numId w:val="9"/>
        </w:numPr>
        <w:spacing w:after="0" w:line="259" w:lineRule="auto"/>
        <w:ind w:right="269"/>
        <w:jc w:val="left"/>
        <w:rPr>
          <w:rFonts w:ascii="Magneto" w:hAnsi="Magneto"/>
        </w:rPr>
      </w:pPr>
      <w:r w:rsidRPr="00F97EEF">
        <w:rPr>
          <w:rFonts w:ascii="Magneto" w:hAnsi="Magneto"/>
          <w:b/>
          <w:bCs/>
        </w:rPr>
        <w:t>Create New User:</w:t>
      </w:r>
      <w:r w:rsidRPr="00F97EEF">
        <w:rPr>
          <w:rFonts w:ascii="Magneto" w:hAnsi="Magneto"/>
        </w:rPr>
        <w:t xml:space="preserve"> </w:t>
      </w:r>
    </w:p>
    <w:p w14:paraId="3BEB6D2F" w14:textId="77777777" w:rsidR="000F5FCE" w:rsidRPr="00F97EEF" w:rsidRDefault="000F5FCE">
      <w:pPr>
        <w:numPr>
          <w:ilvl w:val="2"/>
          <w:numId w:val="9"/>
        </w:numPr>
        <w:spacing w:after="0" w:line="259" w:lineRule="auto"/>
        <w:ind w:right="269"/>
        <w:jc w:val="left"/>
        <w:rPr>
          <w:rFonts w:ascii="Bahnschrift Condensed" w:hAnsi="Bahnschrift Condensed"/>
        </w:rPr>
      </w:pPr>
      <w:r w:rsidRPr="00F97EEF">
        <w:rPr>
          <w:rFonts w:ascii="Bahnschrift Condensed" w:hAnsi="Bahnschrift Condensed"/>
        </w:rPr>
        <w:t xml:space="preserve">If the username doesn't exist: </w:t>
      </w:r>
    </w:p>
    <w:p w14:paraId="51C86E71" w14:textId="77777777" w:rsidR="000F5FCE" w:rsidRPr="00F97EEF" w:rsidRDefault="000F5FCE">
      <w:pPr>
        <w:numPr>
          <w:ilvl w:val="3"/>
          <w:numId w:val="9"/>
        </w:numPr>
        <w:spacing w:after="0" w:line="259" w:lineRule="auto"/>
        <w:ind w:right="269"/>
        <w:jc w:val="left"/>
        <w:rPr>
          <w:rFonts w:ascii="Bahnschrift Condensed" w:hAnsi="Bahnschrift Condensed"/>
        </w:rPr>
      </w:pPr>
      <w:r w:rsidRPr="00F97EEF">
        <w:rPr>
          <w:rFonts w:ascii="Bahnschrift Condensed" w:hAnsi="Bahnschrift Condensed"/>
        </w:rPr>
        <w:t>Insert a new record into the users table with the provided username, contact, name, and address.</w:t>
      </w:r>
    </w:p>
    <w:p w14:paraId="1141B66D" w14:textId="77777777" w:rsidR="000F5FCE" w:rsidRPr="00F97EEF" w:rsidRDefault="000F5FCE">
      <w:pPr>
        <w:numPr>
          <w:ilvl w:val="3"/>
          <w:numId w:val="9"/>
        </w:numPr>
        <w:spacing w:after="0" w:line="259" w:lineRule="auto"/>
        <w:ind w:right="269"/>
        <w:jc w:val="left"/>
        <w:rPr>
          <w:rFonts w:ascii="Bahnschrift Condensed" w:hAnsi="Bahnschrift Condensed"/>
        </w:rPr>
      </w:pPr>
      <w:r w:rsidRPr="00F97EEF">
        <w:rPr>
          <w:rFonts w:ascii="Bahnschrift Condensed" w:hAnsi="Bahnschrift Condensed"/>
        </w:rPr>
        <w:t>Retrieve the generated user ID.</w:t>
      </w:r>
    </w:p>
    <w:p w14:paraId="2100311E" w14:textId="77777777" w:rsidR="000F5FCE" w:rsidRPr="00F97EEF" w:rsidRDefault="000F5FCE">
      <w:pPr>
        <w:numPr>
          <w:ilvl w:val="3"/>
          <w:numId w:val="9"/>
        </w:numPr>
        <w:spacing w:after="0" w:line="259" w:lineRule="auto"/>
        <w:ind w:right="269"/>
        <w:jc w:val="left"/>
        <w:rPr>
          <w:rFonts w:ascii="Bahnschrift Condensed" w:hAnsi="Bahnschrift Condensed"/>
        </w:rPr>
      </w:pPr>
      <w:r w:rsidRPr="00F97EEF">
        <w:rPr>
          <w:rFonts w:ascii="Bahnschrift Condensed" w:hAnsi="Bahnschrift Condensed"/>
        </w:rPr>
        <w:t>Return a success response with the new user details.</w:t>
      </w:r>
    </w:p>
    <w:p w14:paraId="1F69043F" w14:textId="77777777" w:rsidR="000F5FCE" w:rsidRPr="00F97EEF" w:rsidRDefault="000F5FCE">
      <w:pPr>
        <w:numPr>
          <w:ilvl w:val="0"/>
          <w:numId w:val="9"/>
        </w:numPr>
        <w:spacing w:after="0" w:line="259" w:lineRule="auto"/>
        <w:ind w:right="269"/>
        <w:jc w:val="left"/>
        <w:rPr>
          <w:rFonts w:ascii="Bahnschrift Condensed" w:hAnsi="Bahnschrift Condensed"/>
        </w:rPr>
      </w:pPr>
      <w:r w:rsidRPr="00F97EEF">
        <w:rPr>
          <w:rFonts w:ascii="Magneto" w:hAnsi="Magneto"/>
          <w:b/>
          <w:bCs/>
        </w:rPr>
        <w:t>Output</w:t>
      </w:r>
      <w:r w:rsidRPr="000F5FCE">
        <w:rPr>
          <w:b/>
          <w:bCs/>
        </w:rPr>
        <w:t>:</w:t>
      </w:r>
      <w:r w:rsidRPr="000F5FCE">
        <w:t xml:space="preserve"> </w:t>
      </w:r>
      <w:r w:rsidRPr="00F97EEF">
        <w:rPr>
          <w:rFonts w:ascii="Bahnschrift Condensed" w:hAnsi="Bahnschrift Condensed"/>
        </w:rPr>
        <w:t>JSON response (success or failure) with user details or error message.</w:t>
      </w:r>
    </w:p>
    <w:p w14:paraId="1AD4AF25" w14:textId="77777777" w:rsidR="000F5FCE" w:rsidRPr="00F97EEF" w:rsidRDefault="000F5FCE" w:rsidP="000F5FCE">
      <w:pPr>
        <w:spacing w:after="0" w:line="259" w:lineRule="auto"/>
        <w:ind w:left="0" w:right="269" w:firstLine="0"/>
        <w:jc w:val="left"/>
        <w:rPr>
          <w:rFonts w:ascii="Dreaming Outloud Script Pro" w:hAnsi="Dreaming Outloud Script Pro" w:cs="Dreaming Outloud Script Pro"/>
        </w:rPr>
      </w:pPr>
      <w:r w:rsidRPr="000F5FCE">
        <w:rPr>
          <w:b/>
          <w:bCs/>
        </w:rPr>
        <w:t xml:space="preserve">2. </w:t>
      </w:r>
      <w:r w:rsidRPr="00F97EEF">
        <w:rPr>
          <w:rFonts w:ascii="Dreaming Outloud Script Pro" w:hAnsi="Dreaming Outloud Script Pro" w:cs="Dreaming Outloud Script Pro"/>
          <w:b/>
          <w:bCs/>
        </w:rPr>
        <w:t>Inspiration Generation:</w:t>
      </w:r>
    </w:p>
    <w:p w14:paraId="6C4FD224" w14:textId="77777777" w:rsidR="000F5FCE" w:rsidRPr="000F5FCE" w:rsidRDefault="000F5FCE">
      <w:pPr>
        <w:numPr>
          <w:ilvl w:val="0"/>
          <w:numId w:val="10"/>
        </w:numPr>
        <w:spacing w:after="0" w:line="259" w:lineRule="auto"/>
        <w:ind w:right="269"/>
        <w:jc w:val="left"/>
      </w:pPr>
      <w:r w:rsidRPr="00F97EEF">
        <w:rPr>
          <w:rFonts w:ascii="Magneto" w:hAnsi="Magneto"/>
          <w:b/>
          <w:bCs/>
        </w:rPr>
        <w:t>Input:</w:t>
      </w:r>
      <w:r w:rsidRPr="000F5FCE">
        <w:t xml:space="preserve"> </w:t>
      </w:r>
      <w:r w:rsidRPr="00F97EEF">
        <w:rPr>
          <w:rFonts w:ascii="Bahnschrift Condensed" w:hAnsi="Bahnschrift Condensed"/>
        </w:rPr>
        <w:t>None</w:t>
      </w:r>
      <w:r w:rsidRPr="000F5FCE">
        <w:t>.</w:t>
      </w:r>
    </w:p>
    <w:p w14:paraId="4D3D95A8" w14:textId="77777777" w:rsidR="000F5FCE" w:rsidRPr="00F97EEF" w:rsidRDefault="000F5FCE">
      <w:pPr>
        <w:numPr>
          <w:ilvl w:val="0"/>
          <w:numId w:val="10"/>
        </w:numPr>
        <w:spacing w:after="0" w:line="259" w:lineRule="auto"/>
        <w:ind w:right="269"/>
        <w:jc w:val="left"/>
        <w:rPr>
          <w:rFonts w:ascii="Magneto" w:hAnsi="Magneto"/>
        </w:rPr>
      </w:pPr>
      <w:r w:rsidRPr="00F97EEF">
        <w:rPr>
          <w:rFonts w:ascii="Magneto" w:hAnsi="Magneto"/>
          <w:b/>
          <w:bCs/>
        </w:rPr>
        <w:t>Process:</w:t>
      </w:r>
      <w:r w:rsidRPr="00F97EEF">
        <w:rPr>
          <w:rFonts w:ascii="Magneto" w:hAnsi="Magneto"/>
        </w:rPr>
        <w:t xml:space="preserve"> </w:t>
      </w:r>
    </w:p>
    <w:p w14:paraId="4EA31B22" w14:textId="77777777" w:rsidR="000F5FCE" w:rsidRPr="00F97EEF" w:rsidRDefault="000F5FCE">
      <w:pPr>
        <w:numPr>
          <w:ilvl w:val="1"/>
          <w:numId w:val="10"/>
        </w:numPr>
        <w:spacing w:after="0" w:line="259" w:lineRule="auto"/>
        <w:ind w:right="269"/>
        <w:jc w:val="left"/>
        <w:rPr>
          <w:rFonts w:ascii="Bahnschrift Condensed" w:hAnsi="Bahnschrift Condensed"/>
        </w:rPr>
      </w:pPr>
      <w:r w:rsidRPr="00F97EEF">
        <w:rPr>
          <w:rFonts w:ascii="Bahnschrift Condensed" w:hAnsi="Bahnschrift Condensed"/>
        </w:rPr>
        <w:t>Define an array of research topics.</w:t>
      </w:r>
    </w:p>
    <w:p w14:paraId="6254BDAB" w14:textId="77777777" w:rsidR="000F5FCE" w:rsidRPr="00F97EEF" w:rsidRDefault="000F5FCE">
      <w:pPr>
        <w:numPr>
          <w:ilvl w:val="1"/>
          <w:numId w:val="10"/>
        </w:numPr>
        <w:spacing w:after="0" w:line="259" w:lineRule="auto"/>
        <w:ind w:right="269"/>
        <w:jc w:val="left"/>
        <w:rPr>
          <w:rFonts w:ascii="Bahnschrift Condensed" w:hAnsi="Bahnschrift Condensed"/>
        </w:rPr>
      </w:pPr>
      <w:r w:rsidRPr="00F97EEF">
        <w:rPr>
          <w:rFonts w:ascii="Bahnschrift Condensed" w:hAnsi="Bahnschrift Condensed"/>
        </w:rPr>
        <w:t>Generate a random integer within the bounds of the array length.</w:t>
      </w:r>
    </w:p>
    <w:p w14:paraId="67FD2C8C" w14:textId="77777777" w:rsidR="000F5FCE" w:rsidRPr="00F97EEF" w:rsidRDefault="000F5FCE">
      <w:pPr>
        <w:numPr>
          <w:ilvl w:val="1"/>
          <w:numId w:val="10"/>
        </w:numPr>
        <w:spacing w:after="0" w:line="259" w:lineRule="auto"/>
        <w:ind w:right="269"/>
        <w:jc w:val="left"/>
        <w:rPr>
          <w:rFonts w:ascii="Bahnschrift Condensed" w:hAnsi="Bahnschrift Condensed"/>
        </w:rPr>
      </w:pPr>
      <w:r w:rsidRPr="00F97EEF">
        <w:rPr>
          <w:rFonts w:ascii="Bahnschrift Condensed" w:hAnsi="Bahnschrift Condensed"/>
        </w:rPr>
        <w:t>Select the topic at the randomly generated index.</w:t>
      </w:r>
    </w:p>
    <w:p w14:paraId="76A2F87B" w14:textId="77777777" w:rsidR="000F5FCE" w:rsidRPr="000F5FCE" w:rsidRDefault="000F5FCE">
      <w:pPr>
        <w:numPr>
          <w:ilvl w:val="0"/>
          <w:numId w:val="10"/>
        </w:numPr>
        <w:spacing w:after="0" w:line="259" w:lineRule="auto"/>
        <w:ind w:right="269"/>
        <w:jc w:val="left"/>
      </w:pPr>
      <w:r w:rsidRPr="00F97EEF">
        <w:rPr>
          <w:rFonts w:ascii="Magneto" w:hAnsi="Magneto"/>
          <w:b/>
          <w:bCs/>
        </w:rPr>
        <w:t>Output:</w:t>
      </w:r>
      <w:r w:rsidRPr="000F5FCE">
        <w:t xml:space="preserve"> </w:t>
      </w:r>
      <w:r w:rsidRPr="00F97EEF">
        <w:rPr>
          <w:rFonts w:ascii="Bahnschrift Condensed" w:hAnsi="Bahnschrift Condensed"/>
        </w:rPr>
        <w:t>JSON response containing the selected research topic</w:t>
      </w:r>
      <w:r w:rsidRPr="000F5FCE">
        <w:t>.</w:t>
      </w:r>
    </w:p>
    <w:p w14:paraId="65239006" w14:textId="77777777" w:rsidR="000F5FCE" w:rsidRPr="000F5FCE" w:rsidRDefault="000F5FCE" w:rsidP="000F5FCE">
      <w:pPr>
        <w:spacing w:after="0" w:line="259" w:lineRule="auto"/>
        <w:ind w:left="0" w:right="269" w:firstLine="0"/>
        <w:jc w:val="left"/>
      </w:pPr>
      <w:r w:rsidRPr="000F5FCE">
        <w:rPr>
          <w:b/>
          <w:bCs/>
        </w:rPr>
        <w:t xml:space="preserve">3. </w:t>
      </w:r>
      <w:r w:rsidRPr="00F97EEF">
        <w:rPr>
          <w:rFonts w:ascii="Dreaming Outloud Script Pro" w:hAnsi="Dreaming Outloud Script Pro" w:cs="Dreaming Outloud Script Pro"/>
          <w:b/>
          <w:bCs/>
        </w:rPr>
        <w:t>File Storage (Store/Sell/Certify):</w:t>
      </w:r>
    </w:p>
    <w:p w14:paraId="20593470" w14:textId="77777777" w:rsidR="000F5FCE" w:rsidRPr="000F5FCE" w:rsidRDefault="000F5FCE">
      <w:pPr>
        <w:numPr>
          <w:ilvl w:val="0"/>
          <w:numId w:val="11"/>
        </w:numPr>
        <w:spacing w:after="0" w:line="259" w:lineRule="auto"/>
        <w:ind w:right="269"/>
        <w:jc w:val="left"/>
      </w:pPr>
      <w:r w:rsidRPr="00F97EEF">
        <w:rPr>
          <w:rFonts w:ascii="Magneto" w:hAnsi="Magneto"/>
          <w:b/>
          <w:bCs/>
        </w:rPr>
        <w:t>Input:</w:t>
      </w:r>
      <w:r w:rsidRPr="000F5FCE">
        <w:t xml:space="preserve"> </w:t>
      </w:r>
      <w:r w:rsidRPr="00F97EEF">
        <w:rPr>
          <w:rFonts w:ascii="Bahnschrift Condensed" w:hAnsi="Bahnschrift Condensed"/>
        </w:rPr>
        <w:t xml:space="preserve">User ID, Uploaded Python file, (Price for Sell, </w:t>
      </w:r>
      <w:proofErr w:type="spellStart"/>
      <w:r w:rsidRPr="00F97EEF">
        <w:rPr>
          <w:rFonts w:ascii="Bahnschrift Condensed" w:hAnsi="Bahnschrift Condensed"/>
        </w:rPr>
        <w:t>isCertified</w:t>
      </w:r>
      <w:proofErr w:type="spellEnd"/>
      <w:r w:rsidRPr="00F97EEF">
        <w:rPr>
          <w:rFonts w:ascii="Bahnschrift Condensed" w:hAnsi="Bahnschrift Condensed"/>
        </w:rPr>
        <w:t xml:space="preserve"> </w:t>
      </w:r>
      <w:proofErr w:type="spellStart"/>
      <w:r w:rsidRPr="00F97EEF">
        <w:rPr>
          <w:rFonts w:ascii="Bahnschrift Condensed" w:hAnsi="Bahnschrift Condensed"/>
        </w:rPr>
        <w:t>boolean</w:t>
      </w:r>
      <w:proofErr w:type="spellEnd"/>
      <w:r w:rsidRPr="00F97EEF">
        <w:rPr>
          <w:rFonts w:ascii="Bahnschrift Condensed" w:hAnsi="Bahnschrift Condensed"/>
        </w:rPr>
        <w:t xml:space="preserve"> for certify)</w:t>
      </w:r>
    </w:p>
    <w:p w14:paraId="193D62A3" w14:textId="77777777" w:rsidR="000F5FCE" w:rsidRPr="00F97EEF" w:rsidRDefault="000F5FCE">
      <w:pPr>
        <w:numPr>
          <w:ilvl w:val="0"/>
          <w:numId w:val="11"/>
        </w:numPr>
        <w:spacing w:after="0" w:line="259" w:lineRule="auto"/>
        <w:ind w:right="269"/>
        <w:jc w:val="left"/>
        <w:rPr>
          <w:rFonts w:ascii="Magneto" w:hAnsi="Magneto"/>
        </w:rPr>
      </w:pPr>
      <w:r w:rsidRPr="00F97EEF">
        <w:rPr>
          <w:rFonts w:ascii="Magneto" w:hAnsi="Magneto"/>
          <w:b/>
          <w:bCs/>
        </w:rPr>
        <w:t>Process:</w:t>
      </w:r>
      <w:r w:rsidRPr="00F97EEF">
        <w:rPr>
          <w:rFonts w:ascii="Magneto" w:hAnsi="Magneto"/>
        </w:rPr>
        <w:t xml:space="preserve"> </w:t>
      </w:r>
    </w:p>
    <w:p w14:paraId="62FDD8A9" w14:textId="77777777" w:rsidR="000F5FCE" w:rsidRPr="00F97EEF" w:rsidRDefault="000F5FCE">
      <w:pPr>
        <w:numPr>
          <w:ilvl w:val="1"/>
          <w:numId w:val="11"/>
        </w:numPr>
        <w:spacing w:after="0" w:line="259" w:lineRule="auto"/>
        <w:ind w:right="269"/>
        <w:jc w:val="left"/>
        <w:rPr>
          <w:rFonts w:ascii="Bahnschrift Condensed" w:hAnsi="Bahnschrift Condensed"/>
        </w:rPr>
      </w:pPr>
      <w:r w:rsidRPr="00F97EEF">
        <w:rPr>
          <w:rFonts w:ascii="Bahnschrift Condensed" w:hAnsi="Bahnschrift Condensed"/>
        </w:rPr>
        <w:t>Generate a unique file name (e.g., using a timestamp and the original file name).</w:t>
      </w:r>
    </w:p>
    <w:p w14:paraId="3F6DB63E" w14:textId="77777777" w:rsidR="000F5FCE" w:rsidRPr="00F97EEF" w:rsidRDefault="000F5FCE">
      <w:pPr>
        <w:numPr>
          <w:ilvl w:val="1"/>
          <w:numId w:val="11"/>
        </w:numPr>
        <w:spacing w:after="0" w:line="259" w:lineRule="auto"/>
        <w:ind w:right="269"/>
        <w:jc w:val="left"/>
        <w:rPr>
          <w:rFonts w:ascii="Bahnschrift Condensed" w:hAnsi="Bahnschrift Condensed"/>
        </w:rPr>
      </w:pPr>
      <w:r w:rsidRPr="00F97EEF">
        <w:rPr>
          <w:rFonts w:ascii="Bahnschrift Condensed" w:hAnsi="Bahnschrift Condensed"/>
        </w:rPr>
        <w:t>Save the uploaded file to the uploads/ directory on the server.</w:t>
      </w:r>
    </w:p>
    <w:p w14:paraId="6EF5431C" w14:textId="77777777" w:rsidR="000F5FCE" w:rsidRPr="00F97EEF" w:rsidRDefault="000F5FCE">
      <w:pPr>
        <w:numPr>
          <w:ilvl w:val="1"/>
          <w:numId w:val="11"/>
        </w:numPr>
        <w:spacing w:after="0" w:line="259" w:lineRule="auto"/>
        <w:ind w:right="269"/>
        <w:jc w:val="left"/>
        <w:rPr>
          <w:rFonts w:ascii="Bahnschrift Condensed" w:hAnsi="Bahnschrift Condensed"/>
        </w:rPr>
      </w:pPr>
      <w:r w:rsidRPr="00F97EEF">
        <w:rPr>
          <w:rFonts w:ascii="Bahnschrift Condensed" w:hAnsi="Bahnschrift Condensed"/>
        </w:rPr>
        <w:t>Connect to the MySQL database.</w:t>
      </w:r>
    </w:p>
    <w:p w14:paraId="521C7A2A" w14:textId="77777777" w:rsidR="000F5FCE" w:rsidRPr="00F97EEF" w:rsidRDefault="000F5FCE">
      <w:pPr>
        <w:numPr>
          <w:ilvl w:val="1"/>
          <w:numId w:val="11"/>
        </w:numPr>
        <w:spacing w:after="0" w:line="259" w:lineRule="auto"/>
        <w:ind w:right="269"/>
        <w:jc w:val="left"/>
        <w:rPr>
          <w:rFonts w:ascii="Bahnschrift Condensed" w:hAnsi="Bahnschrift Condensed"/>
        </w:rPr>
      </w:pPr>
      <w:r w:rsidRPr="00F97EEF">
        <w:rPr>
          <w:rFonts w:ascii="Bahnschrift Condensed" w:hAnsi="Bahnschrift Condensed"/>
        </w:rPr>
        <w:lastRenderedPageBreak/>
        <w:t xml:space="preserve">Insert a new record into the inventions table with the user ID, invention name, file path, and (price, or </w:t>
      </w:r>
      <w:proofErr w:type="spellStart"/>
      <w:r w:rsidRPr="00F97EEF">
        <w:rPr>
          <w:rFonts w:ascii="Bahnschrift Condensed" w:hAnsi="Bahnschrift Condensed"/>
        </w:rPr>
        <w:t>isCertified</w:t>
      </w:r>
      <w:proofErr w:type="spellEnd"/>
      <w:r w:rsidRPr="00F97EEF">
        <w:rPr>
          <w:rFonts w:ascii="Bahnschrift Condensed" w:hAnsi="Bahnschrift Condensed"/>
        </w:rPr>
        <w:t xml:space="preserve"> value).</w:t>
      </w:r>
    </w:p>
    <w:p w14:paraId="298773CD" w14:textId="77777777" w:rsidR="000F5FCE" w:rsidRPr="00F97EEF" w:rsidRDefault="000F5FCE">
      <w:pPr>
        <w:numPr>
          <w:ilvl w:val="0"/>
          <w:numId w:val="11"/>
        </w:numPr>
        <w:spacing w:after="0" w:line="259" w:lineRule="auto"/>
        <w:ind w:right="269"/>
        <w:jc w:val="left"/>
        <w:rPr>
          <w:rFonts w:ascii="Bahnschrift Condensed" w:hAnsi="Bahnschrift Condensed"/>
        </w:rPr>
      </w:pPr>
      <w:r w:rsidRPr="00F97EEF">
        <w:rPr>
          <w:rFonts w:ascii="Magneto" w:hAnsi="Magneto"/>
          <w:b/>
          <w:bCs/>
        </w:rPr>
        <w:t>Output:</w:t>
      </w:r>
      <w:r w:rsidRPr="000F5FCE">
        <w:t xml:space="preserve"> </w:t>
      </w:r>
      <w:r w:rsidRPr="00F97EEF">
        <w:rPr>
          <w:rFonts w:ascii="Bahnschrift Condensed" w:hAnsi="Bahnschrift Condensed"/>
        </w:rPr>
        <w:t>JSON response (success or failure) with a message.</w:t>
      </w:r>
    </w:p>
    <w:p w14:paraId="4C725172" w14:textId="77777777" w:rsidR="000F5FCE" w:rsidRPr="000F5FCE" w:rsidRDefault="000F5FCE" w:rsidP="000F5FCE">
      <w:pPr>
        <w:spacing w:after="0" w:line="259" w:lineRule="auto"/>
        <w:ind w:left="0" w:right="269" w:firstLine="0"/>
        <w:jc w:val="left"/>
      </w:pPr>
      <w:r w:rsidRPr="000F5FCE">
        <w:rPr>
          <w:b/>
          <w:bCs/>
        </w:rPr>
        <w:t xml:space="preserve">4. </w:t>
      </w:r>
      <w:r w:rsidRPr="00F97EEF">
        <w:rPr>
          <w:rFonts w:ascii="Dreaming Outloud Script Pro" w:hAnsi="Dreaming Outloud Script Pro" w:cs="Dreaming Outloud Script Pro"/>
          <w:b/>
          <w:bCs/>
        </w:rPr>
        <w:t>Code Uniqueness Check (Check):</w:t>
      </w:r>
    </w:p>
    <w:p w14:paraId="58AB5150" w14:textId="77777777" w:rsidR="000F5FCE" w:rsidRPr="000F5FCE" w:rsidRDefault="000F5FCE">
      <w:pPr>
        <w:numPr>
          <w:ilvl w:val="0"/>
          <w:numId w:val="12"/>
        </w:numPr>
        <w:spacing w:after="0" w:line="259" w:lineRule="auto"/>
        <w:ind w:right="269"/>
        <w:jc w:val="left"/>
      </w:pPr>
      <w:r w:rsidRPr="00F97EEF">
        <w:rPr>
          <w:rFonts w:ascii="Magneto" w:hAnsi="Magneto"/>
          <w:b/>
          <w:bCs/>
        </w:rPr>
        <w:t>Input:</w:t>
      </w:r>
      <w:r w:rsidRPr="000F5FCE">
        <w:t xml:space="preserve"> </w:t>
      </w:r>
      <w:r w:rsidRPr="0042495F">
        <w:rPr>
          <w:rFonts w:ascii="Bahnschrift Condensed" w:hAnsi="Bahnschrift Condensed"/>
        </w:rPr>
        <w:t>Program Code.</w:t>
      </w:r>
    </w:p>
    <w:p w14:paraId="3F5B4E2B" w14:textId="77777777" w:rsidR="000F5FCE" w:rsidRPr="00F97EEF" w:rsidRDefault="000F5FCE">
      <w:pPr>
        <w:numPr>
          <w:ilvl w:val="0"/>
          <w:numId w:val="12"/>
        </w:numPr>
        <w:spacing w:after="0" w:line="259" w:lineRule="auto"/>
        <w:ind w:right="269"/>
        <w:jc w:val="left"/>
        <w:rPr>
          <w:rFonts w:ascii="Magneto" w:hAnsi="Magneto"/>
        </w:rPr>
      </w:pPr>
      <w:r w:rsidRPr="00F97EEF">
        <w:rPr>
          <w:rFonts w:ascii="Magneto" w:hAnsi="Magneto"/>
          <w:b/>
          <w:bCs/>
        </w:rPr>
        <w:t>Process:</w:t>
      </w:r>
      <w:r w:rsidRPr="00F97EEF">
        <w:rPr>
          <w:rFonts w:ascii="Magneto" w:hAnsi="Magneto"/>
        </w:rPr>
        <w:t xml:space="preserve"> </w:t>
      </w:r>
    </w:p>
    <w:p w14:paraId="2CD294E0" w14:textId="77777777" w:rsidR="000F5FCE" w:rsidRPr="000F5FCE" w:rsidRDefault="000F5FCE">
      <w:pPr>
        <w:numPr>
          <w:ilvl w:val="1"/>
          <w:numId w:val="12"/>
        </w:numPr>
        <w:spacing w:after="0" w:line="259" w:lineRule="auto"/>
        <w:ind w:right="269"/>
        <w:jc w:val="left"/>
      </w:pPr>
      <w:r w:rsidRPr="0042495F">
        <w:rPr>
          <w:rFonts w:ascii="Bahnschrift Condensed" w:hAnsi="Bahnschrift Condensed"/>
        </w:rPr>
        <w:t>This section is currently a placeholder</w:t>
      </w:r>
      <w:r w:rsidRPr="000F5FCE">
        <w:t>.</w:t>
      </w:r>
    </w:p>
    <w:p w14:paraId="25A61345" w14:textId="77777777" w:rsidR="000F5FCE" w:rsidRPr="0042495F" w:rsidRDefault="000F5FCE">
      <w:pPr>
        <w:numPr>
          <w:ilvl w:val="1"/>
          <w:numId w:val="12"/>
        </w:numPr>
        <w:spacing w:after="0" w:line="259" w:lineRule="auto"/>
        <w:ind w:right="269"/>
        <w:jc w:val="left"/>
        <w:rPr>
          <w:rFonts w:ascii="Kristen ITC" w:hAnsi="Kristen ITC"/>
        </w:rPr>
      </w:pPr>
      <w:r w:rsidRPr="0042495F">
        <w:rPr>
          <w:rFonts w:ascii="Kristen ITC" w:hAnsi="Kristen ITC"/>
          <w:b/>
          <w:bCs/>
        </w:rPr>
        <w:t>To Implement:</w:t>
      </w:r>
      <w:r w:rsidRPr="0042495F">
        <w:rPr>
          <w:rFonts w:ascii="Kristen ITC" w:hAnsi="Kristen ITC"/>
        </w:rPr>
        <w:t xml:space="preserve"> </w:t>
      </w:r>
    </w:p>
    <w:p w14:paraId="6F3DF2E3" w14:textId="77777777" w:rsidR="000F5FCE" w:rsidRPr="0042495F" w:rsidRDefault="000F5FCE">
      <w:pPr>
        <w:numPr>
          <w:ilvl w:val="2"/>
          <w:numId w:val="12"/>
        </w:numPr>
        <w:spacing w:after="0" w:line="259" w:lineRule="auto"/>
        <w:ind w:right="269"/>
        <w:jc w:val="left"/>
        <w:rPr>
          <w:rFonts w:ascii="Harlow Solid Italic" w:hAnsi="Harlow Solid Italic"/>
        </w:rPr>
      </w:pPr>
      <w:r w:rsidRPr="0042495F">
        <w:rPr>
          <w:rFonts w:ascii="Harlow Solid Italic" w:hAnsi="Harlow Solid Italic"/>
        </w:rPr>
        <w:t xml:space="preserve">Option 1: Hashing: </w:t>
      </w:r>
    </w:p>
    <w:p w14:paraId="369BF0D7" w14:textId="77777777" w:rsidR="000F5FCE" w:rsidRPr="0042495F" w:rsidRDefault="000F5FCE">
      <w:pPr>
        <w:numPr>
          <w:ilvl w:val="3"/>
          <w:numId w:val="12"/>
        </w:numPr>
        <w:spacing w:after="0" w:line="259" w:lineRule="auto"/>
        <w:ind w:right="269"/>
        <w:jc w:val="left"/>
        <w:rPr>
          <w:rFonts w:ascii="Bahnschrift Condensed" w:hAnsi="Bahnschrift Condensed"/>
        </w:rPr>
      </w:pPr>
      <w:r w:rsidRPr="0042495F">
        <w:rPr>
          <w:rFonts w:ascii="Bahnschrift Condensed" w:hAnsi="Bahnschrift Condensed"/>
        </w:rPr>
        <w:t>Calculate a hash of the program code.</w:t>
      </w:r>
    </w:p>
    <w:p w14:paraId="1773440C" w14:textId="77777777" w:rsidR="000F5FCE" w:rsidRPr="0042495F" w:rsidRDefault="000F5FCE">
      <w:pPr>
        <w:numPr>
          <w:ilvl w:val="3"/>
          <w:numId w:val="12"/>
        </w:numPr>
        <w:spacing w:after="0" w:line="259" w:lineRule="auto"/>
        <w:ind w:right="269"/>
        <w:jc w:val="left"/>
        <w:rPr>
          <w:rFonts w:ascii="Bahnschrift Condensed" w:hAnsi="Bahnschrift Condensed"/>
        </w:rPr>
      </w:pPr>
      <w:r w:rsidRPr="0042495F">
        <w:rPr>
          <w:rFonts w:ascii="Bahnschrift Condensed" w:hAnsi="Bahnschrift Condensed"/>
        </w:rPr>
        <w:t>Query the inventions table to check if a file with the same hash exists.</w:t>
      </w:r>
    </w:p>
    <w:p w14:paraId="3C062EF7" w14:textId="77777777" w:rsidR="000F5FCE" w:rsidRPr="0042495F" w:rsidRDefault="000F5FCE">
      <w:pPr>
        <w:numPr>
          <w:ilvl w:val="2"/>
          <w:numId w:val="12"/>
        </w:numPr>
        <w:spacing w:after="0" w:line="259" w:lineRule="auto"/>
        <w:ind w:right="269"/>
        <w:jc w:val="left"/>
        <w:rPr>
          <w:rFonts w:ascii="Harlow Solid Italic" w:hAnsi="Harlow Solid Italic"/>
        </w:rPr>
      </w:pPr>
      <w:r w:rsidRPr="0042495F">
        <w:rPr>
          <w:rFonts w:ascii="Harlow Solid Italic" w:hAnsi="Harlow Solid Italic"/>
        </w:rPr>
        <w:t xml:space="preserve">Option 2: String Comparison: </w:t>
      </w:r>
    </w:p>
    <w:p w14:paraId="544492D2" w14:textId="77777777" w:rsidR="000F5FCE" w:rsidRPr="0042495F" w:rsidRDefault="000F5FCE">
      <w:pPr>
        <w:numPr>
          <w:ilvl w:val="3"/>
          <w:numId w:val="12"/>
        </w:numPr>
        <w:spacing w:after="0" w:line="259" w:lineRule="auto"/>
        <w:ind w:right="269"/>
        <w:jc w:val="left"/>
        <w:rPr>
          <w:rFonts w:ascii="Bahnschrift Condensed" w:hAnsi="Bahnschrift Condensed"/>
        </w:rPr>
      </w:pPr>
      <w:r w:rsidRPr="0042495F">
        <w:rPr>
          <w:rFonts w:ascii="Bahnschrift Condensed" w:hAnsi="Bahnschrift Condensed"/>
        </w:rPr>
        <w:t>Retrieve all stored program codes from the inventions table.</w:t>
      </w:r>
    </w:p>
    <w:p w14:paraId="65C15B01" w14:textId="77777777" w:rsidR="000F5FCE" w:rsidRPr="000F5FCE" w:rsidRDefault="000F5FCE">
      <w:pPr>
        <w:numPr>
          <w:ilvl w:val="3"/>
          <w:numId w:val="12"/>
        </w:numPr>
        <w:spacing w:after="0" w:line="259" w:lineRule="auto"/>
        <w:ind w:right="269"/>
        <w:jc w:val="left"/>
      </w:pPr>
      <w:r w:rsidRPr="0042495F">
        <w:rPr>
          <w:rFonts w:ascii="Bahnschrift Condensed" w:hAnsi="Bahnschrift Condensed"/>
        </w:rPr>
        <w:t>Compare the input program code to each stored code</w:t>
      </w:r>
      <w:r w:rsidRPr="000F5FCE">
        <w:t>.</w:t>
      </w:r>
    </w:p>
    <w:p w14:paraId="45CD119A" w14:textId="77777777" w:rsidR="000F5FCE" w:rsidRPr="000F5FCE" w:rsidRDefault="000F5FCE">
      <w:pPr>
        <w:numPr>
          <w:ilvl w:val="0"/>
          <w:numId w:val="12"/>
        </w:numPr>
        <w:spacing w:after="0" w:line="259" w:lineRule="auto"/>
        <w:ind w:right="269"/>
        <w:jc w:val="left"/>
      </w:pPr>
      <w:r w:rsidRPr="0042495F">
        <w:rPr>
          <w:rFonts w:ascii="Magneto" w:hAnsi="Magneto"/>
          <w:b/>
          <w:bCs/>
        </w:rPr>
        <w:t>Output</w:t>
      </w:r>
      <w:r w:rsidRPr="000F5FCE">
        <w:rPr>
          <w:b/>
          <w:bCs/>
        </w:rPr>
        <w:t>:</w:t>
      </w:r>
      <w:r w:rsidRPr="000F5FCE">
        <w:t xml:space="preserve"> </w:t>
      </w:r>
      <w:r w:rsidRPr="0042495F">
        <w:rPr>
          <w:rFonts w:ascii="Bahnschrift Condensed" w:hAnsi="Bahnschrift Condensed"/>
        </w:rPr>
        <w:t>JSON response (success or failure) indicating uniqueness</w:t>
      </w:r>
      <w:r w:rsidRPr="000F5FCE">
        <w:t>.</w:t>
      </w:r>
    </w:p>
    <w:p w14:paraId="54E828B7" w14:textId="77777777" w:rsidR="00CD7A8D" w:rsidRDefault="00CD7A8D" w:rsidP="000F5FCE">
      <w:pPr>
        <w:spacing w:after="0" w:line="259" w:lineRule="auto"/>
        <w:ind w:left="0" w:right="269" w:firstLine="0"/>
        <w:jc w:val="left"/>
        <w:rPr>
          <w:b/>
          <w:bCs/>
        </w:rPr>
      </w:pPr>
    </w:p>
    <w:p w14:paraId="070C9CE7" w14:textId="77777777" w:rsidR="000F5FCE" w:rsidRDefault="000F5FCE" w:rsidP="000F5FCE">
      <w:pPr>
        <w:spacing w:after="0" w:line="259" w:lineRule="auto"/>
        <w:ind w:left="0" w:right="269" w:firstLine="0"/>
        <w:jc w:val="left"/>
        <w:rPr>
          <w:b/>
          <w:bCs/>
        </w:rPr>
      </w:pPr>
    </w:p>
    <w:p w14:paraId="40309D29" w14:textId="77777777" w:rsidR="000F5FCE" w:rsidRDefault="000F5FCE" w:rsidP="000F5FCE">
      <w:pPr>
        <w:spacing w:after="0" w:line="259" w:lineRule="auto"/>
        <w:ind w:left="0" w:right="269" w:firstLine="0"/>
        <w:jc w:val="left"/>
        <w:rPr>
          <w:b/>
          <w:bCs/>
        </w:rPr>
      </w:pPr>
    </w:p>
    <w:p w14:paraId="31391910" w14:textId="77777777" w:rsidR="000F5FCE" w:rsidRDefault="000F5FCE" w:rsidP="000F5FCE">
      <w:pPr>
        <w:spacing w:after="0" w:line="259" w:lineRule="auto"/>
        <w:ind w:left="0" w:right="269" w:firstLine="0"/>
        <w:jc w:val="left"/>
        <w:rPr>
          <w:b/>
          <w:bCs/>
        </w:rPr>
      </w:pPr>
    </w:p>
    <w:p w14:paraId="692BC6E4" w14:textId="7E3A8CA5" w:rsidR="00F97EEF" w:rsidRPr="0042495F" w:rsidRDefault="00F97EEF" w:rsidP="00F97EEF">
      <w:pPr>
        <w:pStyle w:val="Heading3"/>
        <w:ind w:left="0" w:firstLine="0"/>
        <w:rPr>
          <w:rFonts w:ascii="Modern Love" w:hAnsi="Modern Love"/>
          <w:bCs/>
          <w:sz w:val="32"/>
          <w:szCs w:val="32"/>
        </w:rPr>
      </w:pPr>
      <w:r w:rsidRPr="0042495F">
        <w:rPr>
          <w:rFonts w:ascii="Modern Love" w:hAnsi="Modern Love"/>
          <w:b w:val="0"/>
          <w:noProof/>
          <w:sz w:val="44"/>
        </w:rPr>
        <w:drawing>
          <wp:anchor distT="0" distB="0" distL="114300" distR="114300" simplePos="0" relativeHeight="251639808" behindDoc="0" locked="0" layoutInCell="1" allowOverlap="1" wp14:anchorId="28CC01D5" wp14:editId="27329A44">
            <wp:simplePos x="0" y="0"/>
            <wp:positionH relativeFrom="page">
              <wp:align>center</wp:align>
            </wp:positionH>
            <wp:positionV relativeFrom="paragraph">
              <wp:posOffset>361738</wp:posOffset>
            </wp:positionV>
            <wp:extent cx="6400165" cy="2141220"/>
            <wp:effectExtent l="0" t="0" r="635" b="0"/>
            <wp:wrapSquare wrapText="bothSides"/>
            <wp:docPr id="108258606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86060" name="Picture 1" descr="A diagram of a diagram&#10;&#10;AI-generated content may be incorrect."/>
                    <pic:cNvPicPr/>
                  </pic:nvPicPr>
                  <pic:blipFill rotWithShape="1">
                    <a:blip r:embed="rId33" cstate="print">
                      <a:extLst>
                        <a:ext uri="{28A0092B-C50C-407E-A947-70E740481C1C}">
                          <a14:useLocalDpi xmlns:a14="http://schemas.microsoft.com/office/drawing/2010/main" val="0"/>
                        </a:ext>
                      </a:extLst>
                    </a:blip>
                    <a:srcRect l="2454" t="27288" r="1149" b="28409"/>
                    <a:stretch/>
                  </pic:blipFill>
                  <pic:spPr bwMode="auto">
                    <a:xfrm>
                      <a:off x="0" y="0"/>
                      <a:ext cx="6400165"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495F">
        <w:rPr>
          <w:rFonts w:ascii="Modern Love" w:hAnsi="Modern Love"/>
          <w:bCs/>
          <w:sz w:val="32"/>
          <w:szCs w:val="32"/>
        </w:rPr>
        <w:t xml:space="preserve">Flow Diagram </w:t>
      </w:r>
      <w:proofErr w:type="gramStart"/>
      <w:r w:rsidRPr="0042495F">
        <w:rPr>
          <w:rFonts w:ascii="Modern Love" w:hAnsi="Modern Love"/>
          <w:bCs/>
          <w:sz w:val="32"/>
          <w:szCs w:val="32"/>
        </w:rPr>
        <w:t>Of</w:t>
      </w:r>
      <w:proofErr w:type="gramEnd"/>
      <w:r w:rsidRPr="0042495F">
        <w:rPr>
          <w:rFonts w:ascii="Modern Love" w:hAnsi="Modern Love"/>
          <w:bCs/>
          <w:sz w:val="32"/>
          <w:szCs w:val="32"/>
        </w:rPr>
        <w:t xml:space="preserve"> Project </w:t>
      </w:r>
    </w:p>
    <w:p w14:paraId="74FA3992" w14:textId="36C309B7" w:rsidR="000F5FCE" w:rsidRDefault="000F5FCE" w:rsidP="000F5FCE">
      <w:pPr>
        <w:spacing w:after="0" w:line="259" w:lineRule="auto"/>
        <w:ind w:left="0" w:right="269" w:firstLine="0"/>
        <w:jc w:val="left"/>
        <w:rPr>
          <w:b/>
          <w:bCs/>
        </w:rPr>
      </w:pPr>
    </w:p>
    <w:p w14:paraId="3CB13CEE" w14:textId="0057B801" w:rsidR="000F5FCE" w:rsidRDefault="000F5FCE" w:rsidP="000F5FCE">
      <w:pPr>
        <w:spacing w:after="0" w:line="259" w:lineRule="auto"/>
        <w:ind w:left="0" w:right="269" w:firstLine="0"/>
        <w:jc w:val="left"/>
        <w:rPr>
          <w:b/>
          <w:bCs/>
        </w:rPr>
      </w:pPr>
    </w:p>
    <w:p w14:paraId="73880E5C" w14:textId="0BB309C2" w:rsidR="000F5FCE" w:rsidRDefault="000F5FCE" w:rsidP="000F5FCE">
      <w:pPr>
        <w:spacing w:after="0" w:line="259" w:lineRule="auto"/>
        <w:ind w:left="0" w:right="269" w:firstLine="0"/>
        <w:jc w:val="left"/>
        <w:rPr>
          <w:b/>
          <w:bCs/>
        </w:rPr>
      </w:pPr>
    </w:p>
    <w:p w14:paraId="038940CC" w14:textId="26529F30" w:rsidR="000F5FCE" w:rsidRDefault="000F5FCE" w:rsidP="000F5FCE">
      <w:pPr>
        <w:spacing w:after="0" w:line="259" w:lineRule="auto"/>
        <w:ind w:left="0" w:right="269" w:firstLine="0"/>
        <w:jc w:val="left"/>
        <w:rPr>
          <w:b/>
          <w:bCs/>
        </w:rPr>
      </w:pPr>
    </w:p>
    <w:p w14:paraId="3F031559" w14:textId="29E62C34" w:rsidR="000F5FCE" w:rsidRDefault="000F5FCE" w:rsidP="000F5FCE">
      <w:pPr>
        <w:spacing w:after="0" w:line="259" w:lineRule="auto"/>
        <w:ind w:left="0" w:right="269" w:firstLine="0"/>
        <w:jc w:val="left"/>
        <w:rPr>
          <w:b/>
          <w:bCs/>
        </w:rPr>
      </w:pPr>
    </w:p>
    <w:p w14:paraId="4213719D" w14:textId="37B62D5B" w:rsidR="000F5FCE" w:rsidRDefault="000F5FCE" w:rsidP="000F5FCE">
      <w:pPr>
        <w:spacing w:after="0" w:line="259" w:lineRule="auto"/>
        <w:ind w:left="0" w:right="269" w:firstLine="0"/>
        <w:jc w:val="left"/>
        <w:rPr>
          <w:b/>
          <w:bCs/>
        </w:rPr>
      </w:pPr>
    </w:p>
    <w:p w14:paraId="6730C93C" w14:textId="06AF5AFD" w:rsidR="000F5FCE" w:rsidRDefault="000F5FCE" w:rsidP="000F5FCE">
      <w:pPr>
        <w:spacing w:after="0" w:line="259" w:lineRule="auto"/>
        <w:ind w:left="0" w:right="269" w:firstLine="0"/>
        <w:jc w:val="left"/>
        <w:rPr>
          <w:b/>
          <w:bCs/>
        </w:rPr>
      </w:pPr>
    </w:p>
    <w:p w14:paraId="36206C4B" w14:textId="31E9164C" w:rsidR="000F5FCE" w:rsidRDefault="000F5FCE" w:rsidP="000F5FCE">
      <w:pPr>
        <w:spacing w:after="0" w:line="259" w:lineRule="auto"/>
        <w:ind w:left="0" w:right="269" w:firstLine="0"/>
        <w:jc w:val="left"/>
        <w:rPr>
          <w:b/>
          <w:bCs/>
        </w:rPr>
      </w:pPr>
    </w:p>
    <w:p w14:paraId="096584ED" w14:textId="426194D5" w:rsidR="000F5FCE" w:rsidRDefault="000F5FCE" w:rsidP="000F5FCE">
      <w:pPr>
        <w:spacing w:after="0" w:line="259" w:lineRule="auto"/>
        <w:ind w:left="0" w:right="269" w:firstLine="0"/>
        <w:jc w:val="left"/>
        <w:rPr>
          <w:b/>
          <w:bCs/>
        </w:rPr>
      </w:pPr>
    </w:p>
    <w:p w14:paraId="74246A9F" w14:textId="17E833EF" w:rsidR="000F5FCE" w:rsidRDefault="000F5FCE" w:rsidP="000F5FCE">
      <w:pPr>
        <w:spacing w:after="0" w:line="259" w:lineRule="auto"/>
        <w:ind w:left="0" w:right="269" w:firstLine="0"/>
        <w:jc w:val="left"/>
        <w:rPr>
          <w:b/>
          <w:bCs/>
        </w:rPr>
      </w:pPr>
    </w:p>
    <w:p w14:paraId="16AF82A3" w14:textId="355B29B5" w:rsidR="000F5FCE" w:rsidRDefault="000F5FCE" w:rsidP="000F5FCE">
      <w:pPr>
        <w:spacing w:after="0" w:line="259" w:lineRule="auto"/>
        <w:ind w:left="0" w:right="269" w:firstLine="0"/>
        <w:jc w:val="left"/>
        <w:rPr>
          <w:b/>
          <w:bCs/>
        </w:rPr>
      </w:pPr>
    </w:p>
    <w:p w14:paraId="5CB4D841" w14:textId="088E85A9" w:rsidR="000F5FCE" w:rsidRDefault="000F5FCE" w:rsidP="000F5FCE">
      <w:pPr>
        <w:spacing w:after="0" w:line="259" w:lineRule="auto"/>
        <w:ind w:left="0" w:right="269" w:firstLine="0"/>
        <w:jc w:val="left"/>
      </w:pPr>
    </w:p>
    <w:p w14:paraId="6EB2820D" w14:textId="0FDEF4ED" w:rsidR="00CD7A8D" w:rsidRDefault="00CD7A8D">
      <w:pPr>
        <w:spacing w:after="0" w:line="259" w:lineRule="auto"/>
        <w:ind w:left="0" w:right="269" w:firstLine="0"/>
        <w:jc w:val="right"/>
      </w:pPr>
    </w:p>
    <w:p w14:paraId="040EF6EF" w14:textId="79008E82" w:rsidR="00836360" w:rsidRDefault="00836360">
      <w:pPr>
        <w:spacing w:after="0" w:line="259" w:lineRule="auto"/>
        <w:ind w:left="853" w:right="636"/>
        <w:jc w:val="center"/>
        <w:rPr>
          <w:b/>
          <w:sz w:val="44"/>
        </w:rPr>
      </w:pPr>
    </w:p>
    <w:p w14:paraId="4D23DBB5" w14:textId="391B265F" w:rsidR="00836360" w:rsidRPr="0042495F" w:rsidRDefault="0055369A" w:rsidP="0042495F">
      <w:pPr>
        <w:spacing w:after="0" w:line="259" w:lineRule="auto"/>
        <w:ind w:left="853" w:right="636"/>
        <w:rPr>
          <w:b/>
          <w:sz w:val="44"/>
        </w:rPr>
      </w:pPr>
      <w:r>
        <w:rPr>
          <w:b/>
          <w:sz w:val="44"/>
        </w:rPr>
        <w:t xml:space="preserve">                   CHAPTER NO.05</w:t>
      </w:r>
    </w:p>
    <w:p w14:paraId="73B08106" w14:textId="77777777" w:rsidR="00836360" w:rsidRDefault="00836360">
      <w:pPr>
        <w:spacing w:after="0" w:line="259" w:lineRule="auto"/>
        <w:ind w:left="0" w:firstLine="0"/>
        <w:jc w:val="left"/>
      </w:pPr>
    </w:p>
    <w:p w14:paraId="5552ADF4" w14:textId="77777777" w:rsidR="00836360" w:rsidRPr="0042495F" w:rsidRDefault="0055369A">
      <w:pPr>
        <w:spacing w:line="259" w:lineRule="auto"/>
        <w:ind w:left="772" w:right="560"/>
        <w:jc w:val="center"/>
        <w:rPr>
          <w:rFonts w:ascii="Modern Love" w:hAnsi="Modern Love"/>
        </w:rPr>
      </w:pPr>
      <w:r w:rsidRPr="0042495F">
        <w:rPr>
          <w:rFonts w:ascii="Modern Love" w:hAnsi="Modern Love"/>
          <w:b/>
          <w:sz w:val="32"/>
        </w:rPr>
        <w:t xml:space="preserve">PLANNING AND TIME ESTIMATION </w:t>
      </w:r>
    </w:p>
    <w:p w14:paraId="5FE83D55" w14:textId="77777777" w:rsidR="00836360" w:rsidRDefault="00836360">
      <w:pPr>
        <w:spacing w:after="0" w:line="259" w:lineRule="auto"/>
        <w:ind w:left="0" w:firstLine="0"/>
        <w:jc w:val="left"/>
      </w:pPr>
    </w:p>
    <w:p w14:paraId="6B85E1F5" w14:textId="77777777" w:rsidR="00836360" w:rsidRPr="0042495F" w:rsidRDefault="0055369A">
      <w:pPr>
        <w:spacing w:after="0" w:line="259" w:lineRule="auto"/>
        <w:ind w:left="213"/>
        <w:jc w:val="left"/>
        <w:rPr>
          <w:rFonts w:ascii="Harlow Solid Italic" w:hAnsi="Harlow Solid Italic"/>
          <w:b/>
          <w:sz w:val="32"/>
        </w:rPr>
      </w:pPr>
      <w:r w:rsidRPr="0042495F">
        <w:rPr>
          <w:rFonts w:ascii="Harlow Solid Italic" w:hAnsi="Harlow Solid Italic"/>
          <w:b/>
          <w:sz w:val="32"/>
          <w:szCs w:val="32"/>
        </w:rPr>
        <w:t>Planning And Time Estimation</w:t>
      </w:r>
      <w:r w:rsidRPr="0042495F">
        <w:rPr>
          <w:rFonts w:ascii="Harlow Solid Italic" w:hAnsi="Harlow Solid Italic"/>
          <w:b/>
          <w:sz w:val="32"/>
        </w:rPr>
        <w:t xml:space="preserve">: </w:t>
      </w:r>
    </w:p>
    <w:p w14:paraId="0A3A6C6B" w14:textId="77777777" w:rsidR="00836360" w:rsidRDefault="00836360">
      <w:pPr>
        <w:spacing w:after="0" w:line="259" w:lineRule="auto"/>
        <w:ind w:left="213"/>
        <w:jc w:val="left"/>
      </w:pPr>
    </w:p>
    <w:p w14:paraId="7E5DF472" w14:textId="77777777" w:rsidR="00836360" w:rsidRDefault="00836360">
      <w:pPr>
        <w:spacing w:after="0" w:line="259" w:lineRule="auto"/>
        <w:ind w:left="0" w:firstLine="0"/>
        <w:jc w:val="left"/>
      </w:pPr>
    </w:p>
    <w:p w14:paraId="7577C6BA" w14:textId="77777777" w:rsidR="00836360" w:rsidRDefault="00836360">
      <w:pPr>
        <w:spacing w:after="0" w:line="259" w:lineRule="auto"/>
        <w:ind w:left="0" w:firstLine="0"/>
        <w:jc w:val="left"/>
      </w:pPr>
    </w:p>
    <w:p w14:paraId="0F0FBD97" w14:textId="2B86AE02" w:rsidR="00836360" w:rsidRDefault="003B6CCC">
      <w:pPr>
        <w:spacing w:after="0" w:line="259" w:lineRule="auto"/>
        <w:ind w:left="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68480" behindDoc="0" locked="0" layoutInCell="1" allowOverlap="1" wp14:anchorId="21941A60" wp14:editId="723D0F73">
                <wp:simplePos x="0" y="0"/>
                <wp:positionH relativeFrom="page">
                  <wp:posOffset>304800</wp:posOffset>
                </wp:positionH>
                <wp:positionV relativeFrom="page">
                  <wp:posOffset>310515</wp:posOffset>
                </wp:positionV>
                <wp:extent cx="6350" cy="10085705"/>
                <wp:effectExtent l="0" t="0" r="12700" b="0"/>
                <wp:wrapSquare wrapText="bothSides"/>
                <wp:docPr id="1047" name="Group 31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50" name="Freeform 50"/>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697533EA" id="Group 31934" o:spid="_x0000_s1026" style="position:absolute;margin-left:24pt;margin-top:24.45pt;width:.5pt;height:794.15pt;z-index:251668480;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">
                <v:shape id="Freeform 50"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" path="m,l9144,r,10085832l,10085832,,e" fillcolor="black" strokeweight="0">
                  <v:stroke joinstyle="miter"/>
                  <v:path arrowok="t"/>
                </v:shape>
                <w10:wrap type="square" anchorx="page" anchory="page"/>
              </v:group>
            </w:pict>
          </mc:Fallback>
        </mc:AlternateContent>
      </w:r>
      <w:r>
        <w:rPr>
          <w:rFonts w:ascii="Calibri" w:eastAsia="Calibri" w:hAnsi="Calibri" w:cs="Calibri"/>
          <w:noProof/>
          <w:sz w:val="22"/>
          <w:lang w:val="en-US" w:eastAsia="en-US" w:bidi="mr-IN"/>
        </w:rPr>
        <mc:AlternateContent>
          <mc:Choice Requires="wpg">
            <w:drawing>
              <wp:anchor distT="0" distB="0" distL="114300" distR="114300" simplePos="0" relativeHeight="251669504" behindDoc="0" locked="0" layoutInCell="1" allowOverlap="1" wp14:anchorId="49C4A2A7" wp14:editId="2FCBE52F">
                <wp:simplePos x="0" y="0"/>
                <wp:positionH relativeFrom="page">
                  <wp:posOffset>7272020</wp:posOffset>
                </wp:positionH>
                <wp:positionV relativeFrom="page">
                  <wp:posOffset>310515</wp:posOffset>
                </wp:positionV>
                <wp:extent cx="6350" cy="10085705"/>
                <wp:effectExtent l="0" t="0" r="12700" b="0"/>
                <wp:wrapSquare wrapText="bothSides"/>
                <wp:docPr id="1049" name="Group 31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51" name="Freeform 51"/>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2C20D59A" id="Group 31935" o:spid="_x0000_s1026" style="position:absolute;margin-left:572.6pt;margin-top:24.45pt;width:.5pt;height:794.15pt;z-index:25166950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">
                <v:shape id="Freeform 51"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" path="m,l9144,r,10085832l,10085832,,e" fillcolor="black" strokeweight="0">
                  <v:stroke joinstyle="miter"/>
                  <v:path arrowok="t"/>
                </v:shape>
                <w10:wrap type="square" anchorx="page" anchory="page"/>
              </v:group>
            </w:pict>
          </mc:Fallback>
        </mc:AlternateContent>
      </w:r>
    </w:p>
    <w:p w14:paraId="69E9129C" w14:textId="77777777" w:rsidR="00836360" w:rsidRDefault="008B1087">
      <w:pPr>
        <w:spacing w:after="15" w:line="259" w:lineRule="auto"/>
        <w:ind w:left="219" w:firstLine="0"/>
        <w:jc w:val="left"/>
      </w:pPr>
      <w:del w:id="12" w:author=" " w:date="2024-10-27T21:01:00Z">
        <w:r>
          <w:rPr>
            <w:noProof/>
            <w:lang w:val="en-US" w:eastAsia="en-US"/>
          </w:rPr>
          <w:drawing>
            <wp:inline distT="0" distB="0" distL="0" distR="0" wp14:anchorId="17A0B47A" wp14:editId="0B38795A">
              <wp:extent cx="6025515" cy="3382645"/>
              <wp:effectExtent l="0" t="0" r="0" b="0"/>
              <wp:docPr id="1051" name="Picture 2927"/>
              <wp:cNvGraphicFramePr/>
              <a:graphic xmlns:a="http://schemas.openxmlformats.org/drawingml/2006/main">
                <a:graphicData uri="http://schemas.openxmlformats.org/drawingml/2006/picture">
                  <pic:pic xmlns:pic="http://schemas.openxmlformats.org/drawingml/2006/picture">
                    <pic:nvPicPr>
                      <pic:cNvPr id="1051" name="Picture 2927"/>
                      <pic:cNvPicPr/>
                    </pic:nvPicPr>
                    <pic:blipFill>
                      <a:blip r:embed="rId34" cstate="print"/>
                      <a:srcRect/>
                      <a:stretch>
                        <a:fillRect/>
                      </a:stretch>
                    </pic:blipFill>
                    <pic:spPr>
                      <a:xfrm>
                        <a:off x="0" y="0"/>
                        <a:ext cx="6025515" cy="3382645"/>
                      </a:xfrm>
                      <a:prstGeom prst="rect">
                        <a:avLst/>
                      </a:prstGeom>
                    </pic:spPr>
                  </pic:pic>
                </a:graphicData>
              </a:graphic>
            </wp:inline>
          </w:drawing>
        </w:r>
      </w:del>
      <w:ins w:id="13" w:author=" " w:date="2024-10-27T21:01:00Z">
        <w:r>
          <w:rPr>
            <w:noProof/>
            <w:lang w:val="en-US" w:eastAsia="en-US"/>
          </w:rPr>
          <w:drawing>
            <wp:inline distT="0" distB="0" distL="0" distR="0" wp14:anchorId="10941AAF" wp14:editId="04C902C7">
              <wp:extent cx="5486400" cy="3200400"/>
              <wp:effectExtent l="0" t="0" r="0" b="0"/>
              <wp:docPr id="459" name="Chart 4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ins>
    </w:p>
    <w:p w14:paraId="2D7BD2D3" w14:textId="77777777" w:rsidR="00836360" w:rsidRDefault="00836360">
      <w:pPr>
        <w:spacing w:after="148" w:line="259" w:lineRule="auto"/>
        <w:ind w:left="0" w:firstLine="0"/>
        <w:jc w:val="left"/>
      </w:pPr>
    </w:p>
    <w:p w14:paraId="73A90260" w14:textId="77777777" w:rsidR="00B77DFE" w:rsidRDefault="0055369A" w:rsidP="00B77DFE">
      <w:pPr>
        <w:spacing w:after="0" w:line="259" w:lineRule="auto"/>
        <w:ind w:left="95" w:firstLine="0"/>
        <w:jc w:val="center"/>
      </w:pPr>
      <w:r>
        <w:rPr>
          <w:b/>
          <w:sz w:val="25"/>
        </w:rPr>
        <w:t xml:space="preserve">Fig.5.1 </w:t>
      </w:r>
    </w:p>
    <w:p w14:paraId="5FA5CB1F" w14:textId="77777777" w:rsidR="0042495F" w:rsidRDefault="0042495F" w:rsidP="0042495F">
      <w:pPr>
        <w:spacing w:after="0" w:line="259" w:lineRule="auto"/>
        <w:ind w:left="0" w:firstLine="0"/>
        <w:rPr>
          <w:b/>
          <w:sz w:val="44"/>
        </w:rPr>
      </w:pPr>
    </w:p>
    <w:p w14:paraId="66B8559A" w14:textId="566FBDF0" w:rsidR="00836360" w:rsidRDefault="0055369A" w:rsidP="0042495F">
      <w:pPr>
        <w:spacing w:after="0" w:line="259" w:lineRule="auto"/>
        <w:ind w:left="0" w:firstLine="0"/>
        <w:jc w:val="center"/>
      </w:pPr>
      <w:r>
        <w:rPr>
          <w:b/>
          <w:sz w:val="44"/>
        </w:rPr>
        <w:lastRenderedPageBreak/>
        <w:t>CHAPTER NO.06</w:t>
      </w:r>
    </w:p>
    <w:p w14:paraId="48B8ECAE" w14:textId="77777777" w:rsidR="00836360" w:rsidRDefault="00836360">
      <w:pPr>
        <w:spacing w:after="0" w:line="259" w:lineRule="auto"/>
        <w:ind w:left="0" w:firstLine="0"/>
        <w:jc w:val="left"/>
      </w:pPr>
    </w:p>
    <w:p w14:paraId="795CB316" w14:textId="77777777" w:rsidR="00836360" w:rsidRDefault="0055369A">
      <w:pPr>
        <w:spacing w:after="121" w:line="259" w:lineRule="auto"/>
        <w:ind w:left="772" w:right="559"/>
        <w:jc w:val="center"/>
      </w:pPr>
      <w:r>
        <w:rPr>
          <w:b/>
          <w:sz w:val="32"/>
        </w:rPr>
        <w:t xml:space="preserve">SYSTEM REQUIREMENT </w:t>
      </w:r>
    </w:p>
    <w:p w14:paraId="744F5810" w14:textId="77777777" w:rsidR="00836360" w:rsidRDefault="00836360">
      <w:pPr>
        <w:spacing w:after="0" w:line="259" w:lineRule="auto"/>
        <w:ind w:left="0" w:firstLine="0"/>
        <w:jc w:val="left"/>
      </w:pPr>
    </w:p>
    <w:p w14:paraId="22F24E6F" w14:textId="560B3A31" w:rsidR="00836360" w:rsidRPr="0042495F" w:rsidRDefault="0055369A">
      <w:pPr>
        <w:pStyle w:val="Heading3"/>
        <w:ind w:left="420"/>
        <w:rPr>
          <w:rFonts w:ascii="Modern Love" w:hAnsi="Modern Love"/>
        </w:rPr>
      </w:pPr>
      <w:r w:rsidRPr="0042495F">
        <w:rPr>
          <w:rFonts w:ascii="Modern Love" w:hAnsi="Modern Love"/>
        </w:rPr>
        <w:t>6.1</w:t>
      </w:r>
      <w:r w:rsidR="0042495F" w:rsidRPr="0042495F">
        <w:rPr>
          <w:rFonts w:ascii="Modern Love" w:hAnsi="Modern Love"/>
        </w:rPr>
        <w:t xml:space="preserve"> </w:t>
      </w:r>
      <w:r w:rsidRPr="0042495F">
        <w:rPr>
          <w:rFonts w:ascii="Modern Love" w:hAnsi="Modern Love"/>
        </w:rPr>
        <w:t xml:space="preserve">Details </w:t>
      </w:r>
      <w:proofErr w:type="gramStart"/>
      <w:r w:rsidRPr="0042495F">
        <w:rPr>
          <w:rFonts w:ascii="Modern Love" w:hAnsi="Modern Love"/>
        </w:rPr>
        <w:t>Of</w:t>
      </w:r>
      <w:proofErr w:type="gramEnd"/>
      <w:r w:rsidRPr="0042495F">
        <w:rPr>
          <w:rFonts w:ascii="Modern Love" w:hAnsi="Modern Love"/>
        </w:rPr>
        <w:t xml:space="preserve"> Software </w:t>
      </w:r>
    </w:p>
    <w:p w14:paraId="44B7AC1A" w14:textId="62C33A4E" w:rsidR="00E92393" w:rsidRPr="0042495F" w:rsidRDefault="00733508">
      <w:pPr>
        <w:pStyle w:val="ListParagraph"/>
        <w:numPr>
          <w:ilvl w:val="0"/>
          <w:numId w:val="7"/>
        </w:numPr>
        <w:rPr>
          <w:rFonts w:ascii="Bahnschrift Condensed" w:hAnsi="Bahnschrift Condensed"/>
        </w:rPr>
      </w:pPr>
      <w:r w:rsidRPr="0042495F">
        <w:rPr>
          <w:rFonts w:ascii="Bahnschrift Condensed" w:hAnsi="Bahnschrift Condensed"/>
        </w:rPr>
        <w:t>Html(notepad)</w:t>
      </w:r>
    </w:p>
    <w:p w14:paraId="555228A0" w14:textId="1206F6A1" w:rsidR="00E92393" w:rsidRPr="0042495F" w:rsidRDefault="00733508">
      <w:pPr>
        <w:pStyle w:val="ListParagraph"/>
        <w:numPr>
          <w:ilvl w:val="0"/>
          <w:numId w:val="7"/>
        </w:numPr>
        <w:rPr>
          <w:rFonts w:ascii="Bahnschrift Condensed" w:hAnsi="Bahnschrift Condensed"/>
        </w:rPr>
      </w:pPr>
      <w:r w:rsidRPr="0042495F">
        <w:rPr>
          <w:rFonts w:ascii="Bahnschrift Condensed" w:hAnsi="Bahnschrift Condensed"/>
        </w:rPr>
        <w:t>Java</w:t>
      </w:r>
    </w:p>
    <w:p w14:paraId="0239BF50" w14:textId="54A89AF3" w:rsidR="0011504B" w:rsidRPr="0042495F" w:rsidRDefault="0011504B">
      <w:pPr>
        <w:pStyle w:val="ListParagraph"/>
        <w:numPr>
          <w:ilvl w:val="0"/>
          <w:numId w:val="7"/>
        </w:numPr>
        <w:rPr>
          <w:rFonts w:ascii="Bahnschrift Condensed" w:hAnsi="Bahnschrift Condensed"/>
        </w:rPr>
      </w:pPr>
      <w:r w:rsidRPr="0042495F">
        <w:rPr>
          <w:rFonts w:ascii="Bahnschrift Condensed" w:hAnsi="Bahnschrift Condensed"/>
        </w:rPr>
        <w:t>Scala plugin</w:t>
      </w:r>
    </w:p>
    <w:p w14:paraId="45BCF5D2" w14:textId="42AE1E74" w:rsidR="001B4F39" w:rsidRPr="0042495F" w:rsidRDefault="00A91387">
      <w:pPr>
        <w:pStyle w:val="ListParagraph"/>
        <w:numPr>
          <w:ilvl w:val="0"/>
          <w:numId w:val="7"/>
        </w:numPr>
        <w:rPr>
          <w:rFonts w:ascii="Bahnschrift Condensed" w:hAnsi="Bahnschrift Condensed"/>
        </w:rPr>
      </w:pPr>
      <w:r w:rsidRPr="0042495F">
        <w:rPr>
          <w:rFonts w:ascii="Bahnschrift Condensed" w:hAnsi="Bahnschrift Condensed"/>
        </w:rPr>
        <w:t>S</w:t>
      </w:r>
      <w:r w:rsidR="001B4F39" w:rsidRPr="0042495F">
        <w:rPr>
          <w:rFonts w:ascii="Bahnschrift Condensed" w:hAnsi="Bahnschrift Condensed"/>
        </w:rPr>
        <w:t>park</w:t>
      </w:r>
    </w:p>
    <w:p w14:paraId="4B8B6EDC" w14:textId="6602BA9F" w:rsidR="00A91387" w:rsidRPr="0042495F" w:rsidRDefault="00A91387">
      <w:pPr>
        <w:pStyle w:val="ListParagraph"/>
        <w:numPr>
          <w:ilvl w:val="0"/>
          <w:numId w:val="7"/>
        </w:numPr>
        <w:rPr>
          <w:rFonts w:ascii="Bahnschrift Condensed" w:hAnsi="Bahnschrift Condensed"/>
        </w:rPr>
      </w:pPr>
      <w:r w:rsidRPr="0042495F">
        <w:rPr>
          <w:rFonts w:ascii="Bahnschrift Condensed" w:hAnsi="Bahnschrift Condensed"/>
        </w:rPr>
        <w:t>Maven framework</w:t>
      </w:r>
    </w:p>
    <w:p w14:paraId="24F984DF" w14:textId="679B6266" w:rsidR="0011504B" w:rsidRPr="0042495F" w:rsidRDefault="0011504B">
      <w:pPr>
        <w:pStyle w:val="ListParagraph"/>
        <w:numPr>
          <w:ilvl w:val="0"/>
          <w:numId w:val="7"/>
        </w:numPr>
        <w:rPr>
          <w:rFonts w:ascii="Bahnschrift Condensed" w:hAnsi="Bahnschrift Condensed"/>
        </w:rPr>
      </w:pPr>
      <w:proofErr w:type="gramStart"/>
      <w:r w:rsidRPr="0042495F">
        <w:rPr>
          <w:rFonts w:ascii="Bahnschrift Condensed" w:hAnsi="Bahnschrift Condensed"/>
        </w:rPr>
        <w:t>Com,google</w:t>
      </w:r>
      <w:proofErr w:type="gramEnd"/>
      <w:r w:rsidRPr="0042495F">
        <w:rPr>
          <w:rFonts w:ascii="Bahnschrift Condensed" w:hAnsi="Bahnschrift Condensed"/>
        </w:rPr>
        <w:t>.gson.2.10.2</w:t>
      </w:r>
    </w:p>
    <w:p w14:paraId="3AB44B9F" w14:textId="66648680" w:rsidR="00733508" w:rsidRPr="0042495F" w:rsidRDefault="00733508">
      <w:pPr>
        <w:pStyle w:val="ListParagraph"/>
        <w:numPr>
          <w:ilvl w:val="0"/>
          <w:numId w:val="7"/>
        </w:numPr>
        <w:rPr>
          <w:rFonts w:ascii="Bahnschrift Condensed" w:hAnsi="Bahnschrift Condensed"/>
        </w:rPr>
      </w:pPr>
      <w:r w:rsidRPr="0042495F">
        <w:rPr>
          <w:rFonts w:ascii="Bahnschrift Condensed" w:hAnsi="Bahnschrift Condensed"/>
        </w:rPr>
        <w:t>JDBC</w:t>
      </w:r>
    </w:p>
    <w:p w14:paraId="50573048" w14:textId="52988810" w:rsidR="00733508" w:rsidRPr="0042495F" w:rsidRDefault="00733508">
      <w:pPr>
        <w:pStyle w:val="ListParagraph"/>
        <w:numPr>
          <w:ilvl w:val="0"/>
          <w:numId w:val="7"/>
        </w:numPr>
        <w:rPr>
          <w:rFonts w:ascii="Bahnschrift Condensed" w:hAnsi="Bahnschrift Condensed"/>
        </w:rPr>
      </w:pPr>
      <w:r w:rsidRPr="0042495F">
        <w:rPr>
          <w:rFonts w:ascii="Bahnschrift Condensed" w:hAnsi="Bahnschrift Condensed"/>
        </w:rPr>
        <w:t>IntelliJ</w:t>
      </w:r>
    </w:p>
    <w:p w14:paraId="23A16768" w14:textId="3CEE03C5" w:rsidR="00733508" w:rsidRPr="0042495F" w:rsidRDefault="00733508">
      <w:pPr>
        <w:pStyle w:val="ListParagraph"/>
        <w:numPr>
          <w:ilvl w:val="0"/>
          <w:numId w:val="7"/>
        </w:numPr>
        <w:rPr>
          <w:rFonts w:ascii="Bahnschrift Condensed" w:hAnsi="Bahnschrift Condensed"/>
        </w:rPr>
      </w:pPr>
      <w:r w:rsidRPr="0042495F">
        <w:rPr>
          <w:rFonts w:ascii="Bahnschrift Condensed" w:hAnsi="Bahnschrift Condensed"/>
        </w:rPr>
        <w:t>MySQL</w:t>
      </w:r>
    </w:p>
    <w:p w14:paraId="4BED7165" w14:textId="77777777" w:rsidR="00836360" w:rsidRDefault="00836360">
      <w:pPr>
        <w:spacing w:after="26" w:line="259" w:lineRule="auto"/>
        <w:ind w:left="0" w:firstLine="0"/>
        <w:jc w:val="left"/>
        <w:rPr>
          <w:rFonts w:ascii="Arial" w:hAnsi="Arial" w:cs="Arial"/>
          <w:color w:val="111111"/>
          <w:szCs w:val="28"/>
        </w:rPr>
      </w:pPr>
    </w:p>
    <w:p w14:paraId="6F23FF6A" w14:textId="1F9C9BA1" w:rsidR="00836360" w:rsidRPr="0042495F" w:rsidRDefault="0055369A">
      <w:pPr>
        <w:pStyle w:val="Heading3"/>
        <w:spacing w:after="236"/>
        <w:ind w:left="420"/>
        <w:rPr>
          <w:rFonts w:ascii="Modern Love" w:hAnsi="Modern Love"/>
        </w:rPr>
      </w:pPr>
      <w:r w:rsidRPr="0042495F">
        <w:rPr>
          <w:rFonts w:ascii="Modern Love" w:hAnsi="Modern Love"/>
        </w:rPr>
        <w:t>6.2</w:t>
      </w:r>
      <w:r w:rsidR="0042495F" w:rsidRPr="0042495F">
        <w:rPr>
          <w:rFonts w:ascii="Modern Love" w:hAnsi="Modern Love"/>
        </w:rPr>
        <w:t xml:space="preserve"> </w:t>
      </w:r>
      <w:r w:rsidRPr="0042495F">
        <w:rPr>
          <w:rFonts w:ascii="Modern Love" w:hAnsi="Modern Love"/>
        </w:rPr>
        <w:t xml:space="preserve">Details </w:t>
      </w:r>
      <w:proofErr w:type="gramStart"/>
      <w:r w:rsidRPr="0042495F">
        <w:rPr>
          <w:rFonts w:ascii="Modern Love" w:hAnsi="Modern Love"/>
        </w:rPr>
        <w:t>Of</w:t>
      </w:r>
      <w:proofErr w:type="gramEnd"/>
      <w:r w:rsidRPr="0042495F">
        <w:rPr>
          <w:rFonts w:ascii="Modern Love" w:hAnsi="Modern Love"/>
        </w:rPr>
        <w:t xml:space="preserve"> Hardware </w:t>
      </w:r>
    </w:p>
    <w:p w14:paraId="530A6989" w14:textId="6EF1C888" w:rsidR="00836360" w:rsidRPr="0042495F" w:rsidRDefault="001B4F39">
      <w:pPr>
        <w:pStyle w:val="ListParagraph"/>
        <w:numPr>
          <w:ilvl w:val="0"/>
          <w:numId w:val="6"/>
        </w:numPr>
        <w:spacing w:after="315" w:line="259" w:lineRule="auto"/>
        <w:rPr>
          <w:rFonts w:ascii="Bahnschrift Condensed" w:hAnsi="Bahnschrift Condensed"/>
        </w:rPr>
      </w:pPr>
      <w:r w:rsidRPr="0042495F">
        <w:rPr>
          <w:rFonts w:ascii="Bahnschrift Condensed" w:hAnsi="Bahnschrift Condensed" w:cs="Arial"/>
          <w:color w:val="111111"/>
          <w:sz w:val="30"/>
          <w:szCs w:val="30"/>
          <w:shd w:val="clear" w:color="auto" w:fill="FFFFFF"/>
        </w:rPr>
        <w:t>Ryzen 5</w:t>
      </w:r>
      <w:r w:rsidR="00E92393" w:rsidRPr="0042495F">
        <w:rPr>
          <w:rFonts w:ascii="Bahnschrift Condensed" w:hAnsi="Bahnschrift Condensed" w:cs="Arial"/>
          <w:color w:val="111111"/>
          <w:sz w:val="30"/>
          <w:szCs w:val="30"/>
          <w:shd w:val="clear" w:color="auto" w:fill="FFFFFF"/>
        </w:rPr>
        <w:t xml:space="preserve"> </w:t>
      </w:r>
      <w:proofErr w:type="spellStart"/>
      <w:proofErr w:type="gramStart"/>
      <w:r w:rsidR="00E92393" w:rsidRPr="0042495F">
        <w:rPr>
          <w:rFonts w:ascii="Bahnschrift Condensed" w:hAnsi="Bahnschrift Condensed" w:cs="Arial"/>
          <w:color w:val="111111"/>
          <w:sz w:val="30"/>
          <w:szCs w:val="30"/>
          <w:shd w:val="clear" w:color="auto" w:fill="FFFFFF"/>
        </w:rPr>
        <w:t>Processor,Windows</w:t>
      </w:r>
      <w:proofErr w:type="spellEnd"/>
      <w:proofErr w:type="gramEnd"/>
      <w:r w:rsidR="00E92393" w:rsidRPr="0042495F">
        <w:rPr>
          <w:rFonts w:ascii="Bahnschrift Condensed" w:hAnsi="Bahnschrift Condensed" w:cs="Arial"/>
          <w:color w:val="111111"/>
          <w:sz w:val="30"/>
          <w:szCs w:val="30"/>
          <w:shd w:val="clear" w:color="auto" w:fill="FFFFFF"/>
        </w:rPr>
        <w:t xml:space="preserve"> </w:t>
      </w:r>
      <w:r w:rsidRPr="0042495F">
        <w:rPr>
          <w:rFonts w:ascii="Bahnschrift Condensed" w:hAnsi="Bahnschrift Condensed" w:cs="Arial"/>
          <w:color w:val="111111"/>
          <w:sz w:val="30"/>
          <w:szCs w:val="30"/>
          <w:shd w:val="clear" w:color="auto" w:fill="FFFFFF"/>
        </w:rPr>
        <w:t>11</w:t>
      </w:r>
    </w:p>
    <w:p w14:paraId="517F997D" w14:textId="20D1D613" w:rsidR="00E92393" w:rsidRPr="0042495F" w:rsidRDefault="001B4F39">
      <w:pPr>
        <w:pStyle w:val="ListParagraph"/>
        <w:numPr>
          <w:ilvl w:val="0"/>
          <w:numId w:val="6"/>
        </w:numPr>
        <w:spacing w:after="315" w:line="259" w:lineRule="auto"/>
        <w:rPr>
          <w:rFonts w:ascii="Bahnschrift Condensed" w:hAnsi="Bahnschrift Condensed"/>
        </w:rPr>
      </w:pPr>
      <w:r w:rsidRPr="0042495F">
        <w:rPr>
          <w:rFonts w:ascii="Bahnschrift Condensed" w:hAnsi="Bahnschrift Condensed" w:cs="Arial"/>
          <w:color w:val="111111"/>
          <w:sz w:val="30"/>
          <w:szCs w:val="30"/>
          <w:shd w:val="clear" w:color="auto" w:fill="FFFFFF"/>
        </w:rPr>
        <w:t xml:space="preserve">4 </w:t>
      </w:r>
      <w:r w:rsidR="00E92393" w:rsidRPr="0042495F">
        <w:rPr>
          <w:rFonts w:ascii="Bahnschrift Condensed" w:hAnsi="Bahnschrift Condensed" w:cs="Arial"/>
          <w:color w:val="111111"/>
          <w:sz w:val="30"/>
          <w:szCs w:val="30"/>
          <w:shd w:val="clear" w:color="auto" w:fill="FFFFFF"/>
        </w:rPr>
        <w:t>GB,</w:t>
      </w:r>
      <w:r w:rsidRPr="0042495F">
        <w:rPr>
          <w:rFonts w:ascii="Bahnschrift Condensed" w:hAnsi="Bahnschrift Condensed" w:cs="Arial"/>
          <w:color w:val="111111"/>
          <w:sz w:val="30"/>
          <w:szCs w:val="30"/>
          <w:shd w:val="clear" w:color="auto" w:fill="FFFFFF"/>
        </w:rPr>
        <w:t>64-</w:t>
      </w:r>
      <w:proofErr w:type="gramStart"/>
      <w:r w:rsidRPr="0042495F">
        <w:rPr>
          <w:rFonts w:ascii="Bahnschrift Condensed" w:hAnsi="Bahnschrift Condensed" w:cs="Arial"/>
          <w:color w:val="111111"/>
          <w:sz w:val="30"/>
          <w:szCs w:val="30"/>
          <w:shd w:val="clear" w:color="auto" w:fill="FFFFFF"/>
        </w:rPr>
        <w:t>bit,</w:t>
      </w:r>
      <w:r w:rsidR="00E92393" w:rsidRPr="0042495F">
        <w:rPr>
          <w:rFonts w:ascii="Bahnschrift Condensed" w:hAnsi="Bahnschrift Condensed" w:cs="Arial"/>
          <w:color w:val="111111"/>
          <w:sz w:val="30"/>
          <w:szCs w:val="30"/>
          <w:shd w:val="clear" w:color="auto" w:fill="FFFFFF"/>
        </w:rPr>
        <w:t>RAM</w:t>
      </w:r>
      <w:proofErr w:type="gramEnd"/>
    </w:p>
    <w:p w14:paraId="27303FC1" w14:textId="69F8C072" w:rsidR="00E92393" w:rsidRPr="0042495F" w:rsidRDefault="001B4F39">
      <w:pPr>
        <w:pStyle w:val="ListParagraph"/>
        <w:numPr>
          <w:ilvl w:val="0"/>
          <w:numId w:val="6"/>
        </w:numPr>
        <w:spacing w:after="315" w:line="259" w:lineRule="auto"/>
        <w:rPr>
          <w:rFonts w:ascii="Bahnschrift Condensed" w:hAnsi="Bahnschrift Condensed"/>
        </w:rPr>
      </w:pPr>
      <w:r w:rsidRPr="0042495F">
        <w:rPr>
          <w:rFonts w:ascii="Bahnschrift Condensed" w:hAnsi="Bahnschrift Condensed" w:cs="Arial"/>
          <w:color w:val="111111"/>
          <w:sz w:val="30"/>
          <w:szCs w:val="30"/>
          <w:shd w:val="clear" w:color="auto" w:fill="FFFFFF"/>
        </w:rPr>
        <w:t>93</w:t>
      </w:r>
      <w:r w:rsidR="00E92393" w:rsidRPr="0042495F">
        <w:rPr>
          <w:rFonts w:ascii="Bahnschrift Condensed" w:hAnsi="Bahnschrift Condensed" w:cs="Arial"/>
          <w:color w:val="111111"/>
          <w:sz w:val="30"/>
          <w:szCs w:val="30"/>
          <w:shd w:val="clear" w:color="auto" w:fill="FFFFFF"/>
        </w:rPr>
        <w:t>0 GB. HDD</w:t>
      </w:r>
    </w:p>
    <w:p w14:paraId="010AA5CF" w14:textId="1278FD9C" w:rsidR="00836360" w:rsidRDefault="00836360">
      <w:pPr>
        <w:spacing w:after="0" w:line="259" w:lineRule="auto"/>
        <w:ind w:left="853" w:right="636"/>
        <w:jc w:val="center"/>
        <w:rPr>
          <w:b/>
          <w:sz w:val="44"/>
        </w:rPr>
      </w:pPr>
    </w:p>
    <w:p w14:paraId="1087AFBF" w14:textId="6C5BB99D" w:rsidR="00836360" w:rsidRDefault="001A03D6">
      <w:pPr>
        <w:spacing w:after="0" w:line="259" w:lineRule="auto"/>
        <w:ind w:left="853" w:right="636"/>
        <w:jc w:val="center"/>
        <w:rPr>
          <w:b/>
          <w:sz w:val="44"/>
        </w:rPr>
      </w:pPr>
      <w:r>
        <w:rPr>
          <w:b/>
          <w:noProof/>
          <w:sz w:val="44"/>
          <w:lang w:val="en-US" w:eastAsia="en-US"/>
        </w:rPr>
        <mc:AlternateContent>
          <mc:Choice Requires="wpg">
            <w:drawing>
              <wp:anchor distT="0" distB="0" distL="114300" distR="114300" simplePos="0" relativeHeight="251660288" behindDoc="1" locked="0" layoutInCell="1" allowOverlap="1" wp14:anchorId="5AC33CAF" wp14:editId="3690886E">
                <wp:simplePos x="0" y="0"/>
                <wp:positionH relativeFrom="column">
                  <wp:posOffset>1729246</wp:posOffset>
                </wp:positionH>
                <wp:positionV relativeFrom="paragraph">
                  <wp:posOffset>264795</wp:posOffset>
                </wp:positionV>
                <wp:extent cx="2546350" cy="2471420"/>
                <wp:effectExtent l="0" t="0" r="0" b="0"/>
                <wp:wrapTight wrapText="bothSides">
                  <wp:wrapPolygon edited="0">
                    <wp:start x="0" y="0"/>
                    <wp:lineTo x="0" y="21478"/>
                    <wp:lineTo x="21492" y="21478"/>
                    <wp:lineTo x="21492" y="0"/>
                    <wp:lineTo x="0" y="0"/>
                  </wp:wrapPolygon>
                </wp:wrapTight>
                <wp:docPr id="1234062997" name="Group 4"/>
                <wp:cNvGraphicFramePr/>
                <a:graphic xmlns:a="http://schemas.openxmlformats.org/drawingml/2006/main">
                  <a:graphicData uri="http://schemas.microsoft.com/office/word/2010/wordprocessingGroup">
                    <wpg:wgp>
                      <wpg:cNvGrpSpPr/>
                      <wpg:grpSpPr>
                        <a:xfrm>
                          <a:off x="0" y="0"/>
                          <a:ext cx="2546350" cy="2471420"/>
                          <a:chOff x="0" y="0"/>
                          <a:chExt cx="6165215" cy="5469890"/>
                        </a:xfrm>
                      </wpg:grpSpPr>
                      <pic:pic xmlns:pic="http://schemas.openxmlformats.org/drawingml/2006/picture">
                        <pic:nvPicPr>
                          <pic:cNvPr id="869536340" name="Picture 2"/>
                          <pic:cNvPicPr>
                            <a:picLocks noChangeAspect="1"/>
                          </pic:cNvPicPr>
                        </pic:nvPicPr>
                        <pic:blipFill>
                          <a:blip r:embed="rId36" cstate="print">
                            <a:extLst>
                              <a:ext uri="{28A0092B-C50C-407E-A947-70E740481C1C}">
                                <a14:useLocalDpi xmlns:a14="http://schemas.microsoft.com/office/drawing/2010/main" val="0"/>
                              </a:ext>
                              <a:ext uri="{837473B0-CC2E-450A-ABE3-18F120FF3D39}">
                                <a1611:picAttrSrcUrl xmlns:a1611="http://schemas.microsoft.com/office/drawing/2016/11/main" r:id="rId37"/>
                              </a:ext>
                            </a:extLst>
                          </a:blip>
                          <a:stretch>
                            <a:fillRect/>
                          </a:stretch>
                        </pic:blipFill>
                        <pic:spPr>
                          <a:xfrm>
                            <a:off x="0" y="0"/>
                            <a:ext cx="6165215" cy="5240655"/>
                          </a:xfrm>
                          <a:prstGeom prst="rect">
                            <a:avLst/>
                          </a:prstGeom>
                        </pic:spPr>
                      </pic:pic>
                      <wps:wsp>
                        <wps:cNvPr id="1516005606" name="Text Box 3"/>
                        <wps:cNvSpPr txBox="1"/>
                        <wps:spPr>
                          <a:xfrm>
                            <a:off x="0" y="5240655"/>
                            <a:ext cx="6165215" cy="229235"/>
                          </a:xfrm>
                          <a:prstGeom prst="rect">
                            <a:avLst/>
                          </a:prstGeom>
                          <a:solidFill>
                            <a:prstClr val="white"/>
                          </a:solidFill>
                          <a:ln>
                            <a:noFill/>
                          </a:ln>
                        </wps:spPr>
                        <wps:txbx>
                          <w:txbxContent>
                            <w:p w14:paraId="014DA3C2" w14:textId="14DE7C5A" w:rsidR="001A03D6" w:rsidRPr="001A03D6" w:rsidRDefault="001A03D6" w:rsidP="001A03D6">
                              <w:pPr>
                                <w:rPr>
                                  <w:sz w:val="18"/>
                                  <w:szCs w:val="18"/>
                                </w:rPr>
                              </w:pPr>
                              <w:hyperlink r:id="rId38" w:history="1">
                                <w:r w:rsidRPr="001A03D6">
                                  <w:rPr>
                                    <w:rStyle w:val="Hyperlink"/>
                                    <w:sz w:val="18"/>
                                    <w:szCs w:val="18"/>
                                  </w:rPr>
                                  <w:t>This Photo</w:t>
                                </w:r>
                              </w:hyperlink>
                              <w:r w:rsidRPr="001A03D6">
                                <w:rPr>
                                  <w:sz w:val="18"/>
                                  <w:szCs w:val="18"/>
                                </w:rPr>
                                <w:t xml:space="preserve"> by Unknown Author is licensed under </w:t>
                              </w:r>
                              <w:hyperlink r:id="rId39" w:history="1">
                                <w:r w:rsidRPr="001A03D6">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C33CAF" id="Group 4" o:spid="_x0000_s1028" style="position:absolute;left:0;text-align:left;margin-left:136.15pt;margin-top:20.85pt;width:200.5pt;height:194.6pt;z-index:-251656192;mso-width-relative:margin;mso-height-relative:margin" coordsize="61652,546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61652;height:52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">
                  <v:imagedata r:id="rId40" o:title=""/>
                </v:shape>
                <v:shape id="Text Box 3" o:spid="_x0000_s1030" type="#_x0000_t202" style="position:absolute;top:52406;width:61652;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" stroked="f">
                  <v:textbox>
                    <w:txbxContent>
                      <w:p w14:paraId="014DA3C2" w14:textId="14DE7C5A" w:rsidR="001A03D6" w:rsidRPr="001A03D6" w:rsidRDefault="001A03D6" w:rsidP="001A03D6">
                        <w:pPr>
                          <w:rPr>
                            <w:sz w:val="18"/>
                            <w:szCs w:val="18"/>
                          </w:rPr>
                        </w:pPr>
                        <w:hyperlink r:id="rId41" w:history="1">
                          <w:r w:rsidRPr="001A03D6">
                            <w:rPr>
                              <w:rStyle w:val="Hyperlink"/>
                              <w:sz w:val="18"/>
                              <w:szCs w:val="18"/>
                            </w:rPr>
                            <w:t>This Photo</w:t>
                          </w:r>
                        </w:hyperlink>
                        <w:r w:rsidRPr="001A03D6">
                          <w:rPr>
                            <w:sz w:val="18"/>
                            <w:szCs w:val="18"/>
                          </w:rPr>
                          <w:t xml:space="preserve"> by Unknown Author is licensed under </w:t>
                        </w:r>
                        <w:hyperlink r:id="rId42" w:history="1">
                          <w:r w:rsidRPr="001A03D6">
                            <w:rPr>
                              <w:rStyle w:val="Hyperlink"/>
                              <w:sz w:val="18"/>
                              <w:szCs w:val="18"/>
                            </w:rPr>
                            <w:t>CC BY-SA</w:t>
                          </w:r>
                        </w:hyperlink>
                      </w:p>
                    </w:txbxContent>
                  </v:textbox>
                </v:shape>
                <w10:wrap type="tight"/>
              </v:group>
            </w:pict>
          </mc:Fallback>
        </mc:AlternateContent>
      </w:r>
    </w:p>
    <w:p w14:paraId="406DF90C" w14:textId="49EEB422" w:rsidR="00836360" w:rsidRDefault="00836360">
      <w:pPr>
        <w:spacing w:after="0" w:line="259" w:lineRule="auto"/>
        <w:ind w:left="853" w:right="636"/>
        <w:jc w:val="center"/>
        <w:rPr>
          <w:b/>
          <w:sz w:val="44"/>
        </w:rPr>
      </w:pPr>
    </w:p>
    <w:p w14:paraId="55F80B5A" w14:textId="57AE466A" w:rsidR="00836360" w:rsidRDefault="00836360">
      <w:pPr>
        <w:spacing w:after="0" w:line="259" w:lineRule="auto"/>
        <w:ind w:left="853" w:right="636"/>
        <w:jc w:val="center"/>
        <w:rPr>
          <w:b/>
          <w:sz w:val="44"/>
        </w:rPr>
      </w:pPr>
    </w:p>
    <w:p w14:paraId="27D85084" w14:textId="4EA35E0B" w:rsidR="004C015A" w:rsidRDefault="004C015A" w:rsidP="004C015A">
      <w:pPr>
        <w:spacing w:after="0" w:line="259" w:lineRule="auto"/>
        <w:ind w:left="0" w:right="636" w:firstLine="0"/>
        <w:rPr>
          <w:b/>
          <w:sz w:val="44"/>
        </w:rPr>
      </w:pPr>
    </w:p>
    <w:p w14:paraId="3095A31C" w14:textId="511DEE92" w:rsidR="00836360" w:rsidRDefault="0055369A" w:rsidP="00DA747E">
      <w:pPr>
        <w:spacing w:after="0" w:line="259" w:lineRule="auto"/>
        <w:ind w:left="133" w:right="636" w:firstLine="720"/>
        <w:jc w:val="center"/>
      </w:pPr>
      <w:r>
        <w:rPr>
          <w:b/>
          <w:sz w:val="44"/>
        </w:rPr>
        <w:lastRenderedPageBreak/>
        <w:t>CHAPTER NO.07</w:t>
      </w:r>
    </w:p>
    <w:p w14:paraId="779F23C3" w14:textId="34D6B1CC" w:rsidR="00836360" w:rsidRDefault="00836360">
      <w:pPr>
        <w:spacing w:after="0" w:line="259" w:lineRule="auto"/>
        <w:ind w:left="0" w:firstLine="0"/>
        <w:jc w:val="left"/>
      </w:pPr>
    </w:p>
    <w:p w14:paraId="2F2BF1B1" w14:textId="43A0B20C" w:rsidR="00836360" w:rsidRDefault="00671117">
      <w:pPr>
        <w:spacing w:line="259" w:lineRule="auto"/>
        <w:ind w:left="772" w:right="554"/>
        <w:jc w:val="center"/>
      </w:pPr>
      <w:r>
        <w:rPr>
          <w:noProof/>
          <w:color w:val="1F1F22"/>
        </w:rPr>
        <w:drawing>
          <wp:anchor distT="0" distB="0" distL="114300" distR="114300" simplePos="0" relativeHeight="251640832" behindDoc="1" locked="0" layoutInCell="1" allowOverlap="1" wp14:anchorId="777F727C" wp14:editId="4FB2753A">
            <wp:simplePos x="0" y="0"/>
            <wp:positionH relativeFrom="margin">
              <wp:posOffset>-107879</wp:posOffset>
            </wp:positionH>
            <wp:positionV relativeFrom="paragraph">
              <wp:posOffset>165665</wp:posOffset>
            </wp:positionV>
            <wp:extent cx="5790565" cy="2816225"/>
            <wp:effectExtent l="0" t="0" r="38735" b="0"/>
            <wp:wrapThrough wrapText="bothSides">
              <wp:wrapPolygon edited="0">
                <wp:start x="4406" y="5552"/>
                <wp:lineTo x="1492" y="7159"/>
                <wp:lineTo x="568" y="7744"/>
                <wp:lineTo x="0" y="9351"/>
                <wp:lineTo x="0" y="11835"/>
                <wp:lineTo x="213" y="13734"/>
                <wp:lineTo x="2842" y="15195"/>
                <wp:lineTo x="4406" y="15195"/>
                <wp:lineTo x="4406" y="16072"/>
                <wp:lineTo x="19399" y="16072"/>
                <wp:lineTo x="20963" y="12858"/>
                <wp:lineTo x="21673" y="10958"/>
                <wp:lineTo x="21673" y="10520"/>
                <wp:lineTo x="19399" y="5552"/>
                <wp:lineTo x="4406" y="5552"/>
              </wp:wrapPolygon>
            </wp:wrapThrough>
            <wp:docPr id="159010100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r w:rsidR="0055369A">
        <w:rPr>
          <w:b/>
          <w:sz w:val="32"/>
        </w:rPr>
        <w:t xml:space="preserve">SYSTEM DESIGN </w:t>
      </w:r>
    </w:p>
    <w:p w14:paraId="43E3E4E6" w14:textId="2594417A" w:rsidR="00836360" w:rsidRDefault="00836360">
      <w:pPr>
        <w:spacing w:after="0" w:line="259" w:lineRule="auto"/>
        <w:ind w:left="0" w:firstLine="0"/>
        <w:jc w:val="left"/>
      </w:pPr>
    </w:p>
    <w:p w14:paraId="746E8A7F" w14:textId="4E815E73" w:rsidR="0042495F" w:rsidRPr="0042495F" w:rsidRDefault="0055369A" w:rsidP="0042495F">
      <w:pPr>
        <w:pStyle w:val="Heading3"/>
        <w:ind w:left="213"/>
        <w:rPr>
          <w:rFonts w:ascii="Modern Love" w:hAnsi="Modern Love"/>
        </w:rPr>
      </w:pPr>
      <w:r w:rsidRPr="0042495F">
        <w:rPr>
          <w:rFonts w:ascii="Modern Love" w:hAnsi="Modern Love"/>
        </w:rPr>
        <w:t>7.1</w:t>
      </w:r>
      <w:r w:rsidR="0042495F">
        <w:rPr>
          <w:rFonts w:ascii="Modern Love" w:hAnsi="Modern Love"/>
        </w:rPr>
        <w:t xml:space="preserve"> </w:t>
      </w:r>
      <w:r w:rsidRPr="0042495F">
        <w:rPr>
          <w:rFonts w:ascii="Modern Love" w:hAnsi="Modern Love"/>
        </w:rPr>
        <w:t xml:space="preserve">Data Flow Diagram (DFD) </w:t>
      </w:r>
    </w:p>
    <w:p w14:paraId="3196946E" w14:textId="00EDB374" w:rsidR="0042495F" w:rsidRDefault="0042495F" w:rsidP="0042495F">
      <w:pPr>
        <w:pStyle w:val="Heading3"/>
        <w:ind w:left="213"/>
      </w:pPr>
    </w:p>
    <w:p w14:paraId="17468C40" w14:textId="77777777" w:rsidR="00671117" w:rsidRDefault="00671117" w:rsidP="0042495F">
      <w:pPr>
        <w:pStyle w:val="Heading3"/>
        <w:ind w:left="213"/>
        <w:rPr>
          <w:rFonts w:ascii="Modern Love" w:hAnsi="Modern Love"/>
          <w:b w:val="0"/>
          <w:bCs/>
          <w:color w:val="1F1F22"/>
        </w:rPr>
      </w:pPr>
    </w:p>
    <w:p w14:paraId="104E2722" w14:textId="77777777" w:rsidR="00671117" w:rsidRDefault="00671117" w:rsidP="0042495F">
      <w:pPr>
        <w:pStyle w:val="Heading3"/>
        <w:ind w:left="213"/>
        <w:rPr>
          <w:rFonts w:ascii="Modern Love" w:hAnsi="Modern Love"/>
          <w:b w:val="0"/>
          <w:bCs/>
          <w:color w:val="1F1F22"/>
        </w:rPr>
      </w:pPr>
    </w:p>
    <w:p w14:paraId="310930DE" w14:textId="77777777" w:rsidR="00671117" w:rsidRDefault="00671117" w:rsidP="0042495F">
      <w:pPr>
        <w:pStyle w:val="Heading3"/>
        <w:ind w:left="213"/>
        <w:rPr>
          <w:rFonts w:ascii="Modern Love" w:hAnsi="Modern Love"/>
          <w:b w:val="0"/>
          <w:bCs/>
          <w:color w:val="1F1F22"/>
        </w:rPr>
      </w:pPr>
    </w:p>
    <w:p w14:paraId="679175E8" w14:textId="77777777" w:rsidR="00671117" w:rsidRDefault="00671117" w:rsidP="0042495F">
      <w:pPr>
        <w:pStyle w:val="Heading3"/>
        <w:ind w:left="213"/>
        <w:rPr>
          <w:rFonts w:ascii="Modern Love" w:hAnsi="Modern Love"/>
          <w:b w:val="0"/>
          <w:bCs/>
          <w:color w:val="1F1F22"/>
        </w:rPr>
      </w:pPr>
    </w:p>
    <w:p w14:paraId="128217B8" w14:textId="48A4710A" w:rsidR="00CD7A8D" w:rsidRPr="0042495F" w:rsidRDefault="00B60833" w:rsidP="0042495F">
      <w:pPr>
        <w:pStyle w:val="Heading3"/>
        <w:ind w:left="213"/>
      </w:pPr>
      <w:r w:rsidRPr="0042495F">
        <w:rPr>
          <w:rFonts w:ascii="Modern Love" w:hAnsi="Modern Love"/>
          <w:b w:val="0"/>
          <w:bCs/>
          <w:color w:val="1F1F22"/>
        </w:rPr>
        <w:t>7</w:t>
      </w:r>
      <w:r w:rsidR="0042495F">
        <w:rPr>
          <w:rFonts w:ascii="Modern Love" w:hAnsi="Modern Love"/>
          <w:b w:val="0"/>
          <w:bCs/>
          <w:color w:val="1F1F22"/>
        </w:rPr>
        <w:t>.</w:t>
      </w:r>
      <w:r w:rsidRPr="0042495F">
        <w:rPr>
          <w:rFonts w:ascii="Modern Love" w:hAnsi="Modern Love"/>
          <w:b w:val="0"/>
          <w:bCs/>
          <w:color w:val="1F1F22"/>
        </w:rPr>
        <w:t>2 Shared preferences</w:t>
      </w:r>
    </w:p>
    <w:p w14:paraId="66CFDE53" w14:textId="77777777" w:rsidR="00B60833" w:rsidRPr="00671117" w:rsidRDefault="00B60833">
      <w:pPr>
        <w:numPr>
          <w:ilvl w:val="0"/>
          <w:numId w:val="13"/>
        </w:numPr>
        <w:spacing w:after="0" w:line="240" w:lineRule="auto"/>
        <w:jc w:val="left"/>
        <w:rPr>
          <w:rFonts w:ascii="Bahnschrift Condensed" w:hAnsi="Bahnschrift Condensed"/>
          <w:color w:val="1F1F22"/>
          <w:sz w:val="20"/>
          <w:szCs w:val="20"/>
        </w:rPr>
      </w:pPr>
      <w:r w:rsidRPr="0042495F">
        <w:rPr>
          <w:rFonts w:ascii="Harlow Solid Italic" w:hAnsi="Harlow Solid Italic"/>
          <w:b/>
          <w:bCs/>
          <w:color w:val="1F1F22"/>
          <w:sz w:val="20"/>
          <w:szCs w:val="20"/>
        </w:rPr>
        <w:t>Start:</w:t>
      </w:r>
      <w:r w:rsidRPr="00B60833">
        <w:rPr>
          <w:color w:val="1F1F22"/>
          <w:sz w:val="20"/>
          <w:szCs w:val="20"/>
        </w:rPr>
        <w:t xml:space="preserve"> </w:t>
      </w:r>
      <w:r w:rsidRPr="00671117">
        <w:rPr>
          <w:rFonts w:ascii="Bahnschrift Condensed" w:hAnsi="Bahnschrift Condensed"/>
          <w:color w:val="1F1F22"/>
          <w:sz w:val="20"/>
          <w:szCs w:val="20"/>
        </w:rPr>
        <w:t>The process begins.</w:t>
      </w:r>
    </w:p>
    <w:p w14:paraId="4F910139" w14:textId="253C7498" w:rsidR="00B60833" w:rsidRPr="00B60833" w:rsidRDefault="00B60833">
      <w:pPr>
        <w:numPr>
          <w:ilvl w:val="0"/>
          <w:numId w:val="13"/>
        </w:numPr>
        <w:spacing w:after="0" w:line="240" w:lineRule="auto"/>
        <w:jc w:val="left"/>
        <w:rPr>
          <w:color w:val="1F1F22"/>
          <w:sz w:val="20"/>
          <w:szCs w:val="20"/>
        </w:rPr>
      </w:pPr>
      <w:r w:rsidRPr="0042495F">
        <w:rPr>
          <w:rFonts w:ascii="Harlow Solid Italic" w:hAnsi="Harlow Solid Italic"/>
          <w:b/>
          <w:bCs/>
          <w:color w:val="1F1F22"/>
          <w:sz w:val="20"/>
          <w:szCs w:val="20"/>
        </w:rPr>
        <w:t>User Action:</w:t>
      </w:r>
      <w:r w:rsidRPr="00B60833">
        <w:rPr>
          <w:color w:val="1F1F22"/>
          <w:sz w:val="20"/>
          <w:szCs w:val="20"/>
        </w:rPr>
        <w:t xml:space="preserve"> </w:t>
      </w:r>
      <w:r w:rsidRPr="00671117">
        <w:rPr>
          <w:rFonts w:ascii="Bahnschrift Condensed" w:hAnsi="Bahnschrift Condensed"/>
          <w:color w:val="1F1F22"/>
          <w:sz w:val="20"/>
          <w:szCs w:val="20"/>
        </w:rPr>
        <w:t>Checks for user interaction</w:t>
      </w:r>
      <w:r w:rsidRPr="00B60833">
        <w:rPr>
          <w:color w:val="1F1F22"/>
          <w:sz w:val="20"/>
          <w:szCs w:val="20"/>
        </w:rPr>
        <w:t>.</w:t>
      </w:r>
    </w:p>
    <w:p w14:paraId="08E8D734" w14:textId="77777777" w:rsidR="00B60833" w:rsidRPr="0042495F" w:rsidRDefault="00B60833">
      <w:pPr>
        <w:numPr>
          <w:ilvl w:val="0"/>
          <w:numId w:val="13"/>
        </w:numPr>
        <w:spacing w:after="0" w:line="240" w:lineRule="auto"/>
        <w:jc w:val="left"/>
        <w:rPr>
          <w:rFonts w:ascii="Harlow Solid Italic" w:hAnsi="Harlow Solid Italic"/>
          <w:color w:val="1F1F22"/>
          <w:sz w:val="20"/>
          <w:szCs w:val="20"/>
        </w:rPr>
      </w:pPr>
      <w:r w:rsidRPr="0042495F">
        <w:rPr>
          <w:rFonts w:ascii="Harlow Solid Italic" w:hAnsi="Harlow Solid Italic"/>
          <w:b/>
          <w:bCs/>
          <w:color w:val="1F1F22"/>
          <w:sz w:val="20"/>
          <w:szCs w:val="20"/>
        </w:rPr>
        <w:t>Login/Signup Algorithm:</w:t>
      </w:r>
      <w:r w:rsidRPr="0042495F">
        <w:rPr>
          <w:rFonts w:ascii="Harlow Solid Italic" w:hAnsi="Harlow Solid Italic"/>
          <w:color w:val="1F1F22"/>
          <w:sz w:val="20"/>
          <w:szCs w:val="20"/>
        </w:rPr>
        <w:t xml:space="preserve"> </w:t>
      </w:r>
    </w:p>
    <w:p w14:paraId="6794A427"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Gets user input.</w:t>
      </w:r>
    </w:p>
    <w:p w14:paraId="4C6A6A32"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Checks if the username exists.</w:t>
      </w:r>
    </w:p>
    <w:p w14:paraId="2978EDF0"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If yes, checks if the contact matches.</w:t>
      </w:r>
    </w:p>
    <w:p w14:paraId="1F4CC7A3"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Sends success or failure responses.</w:t>
      </w:r>
    </w:p>
    <w:p w14:paraId="5F937B93"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If no, inserts new user data.</w:t>
      </w:r>
    </w:p>
    <w:p w14:paraId="37F89B8E" w14:textId="77777777" w:rsidR="00B60833" w:rsidRPr="00B60833" w:rsidRDefault="00B60833">
      <w:pPr>
        <w:numPr>
          <w:ilvl w:val="1"/>
          <w:numId w:val="13"/>
        </w:numPr>
        <w:spacing w:after="0" w:line="240" w:lineRule="auto"/>
        <w:jc w:val="left"/>
        <w:rPr>
          <w:color w:val="1F1F22"/>
          <w:sz w:val="20"/>
          <w:szCs w:val="20"/>
        </w:rPr>
      </w:pPr>
      <w:r w:rsidRPr="00671117">
        <w:rPr>
          <w:rFonts w:ascii="Bahnschrift Condensed" w:hAnsi="Bahnschrift Condensed"/>
          <w:color w:val="1F1F22"/>
          <w:sz w:val="20"/>
          <w:szCs w:val="20"/>
        </w:rPr>
        <w:t>Displays the relevant response</w:t>
      </w:r>
      <w:r w:rsidRPr="00B60833">
        <w:rPr>
          <w:color w:val="1F1F22"/>
          <w:sz w:val="20"/>
          <w:szCs w:val="20"/>
        </w:rPr>
        <w:t>.</w:t>
      </w:r>
    </w:p>
    <w:p w14:paraId="577478AA" w14:textId="77777777" w:rsidR="00B60833" w:rsidRPr="0042495F" w:rsidRDefault="00B60833">
      <w:pPr>
        <w:numPr>
          <w:ilvl w:val="0"/>
          <w:numId w:val="13"/>
        </w:numPr>
        <w:spacing w:after="0" w:line="240" w:lineRule="auto"/>
        <w:jc w:val="left"/>
        <w:rPr>
          <w:rFonts w:ascii="Harlow Solid Italic" w:hAnsi="Harlow Solid Italic"/>
          <w:color w:val="1F1F22"/>
          <w:sz w:val="20"/>
          <w:szCs w:val="20"/>
        </w:rPr>
      </w:pPr>
      <w:r w:rsidRPr="0042495F">
        <w:rPr>
          <w:rFonts w:ascii="Harlow Solid Italic" w:hAnsi="Harlow Solid Italic"/>
          <w:b/>
          <w:bCs/>
          <w:color w:val="1F1F22"/>
          <w:sz w:val="20"/>
          <w:szCs w:val="20"/>
        </w:rPr>
        <w:t>Inspiration Algorithm:</w:t>
      </w:r>
      <w:r w:rsidRPr="0042495F">
        <w:rPr>
          <w:rFonts w:ascii="Harlow Solid Italic" w:hAnsi="Harlow Solid Italic"/>
          <w:color w:val="1F1F22"/>
          <w:sz w:val="20"/>
          <w:szCs w:val="20"/>
        </w:rPr>
        <w:t xml:space="preserve"> </w:t>
      </w:r>
    </w:p>
    <w:p w14:paraId="2A46090C"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Defines a topic array.</w:t>
      </w:r>
    </w:p>
    <w:p w14:paraId="5BD5CB6D"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Generates a random index.</w:t>
      </w:r>
    </w:p>
    <w:p w14:paraId="33EA0C09"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Retrieves a topic.</w:t>
      </w:r>
    </w:p>
    <w:p w14:paraId="34DC7D47"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Sends it as JSON.</w:t>
      </w:r>
    </w:p>
    <w:p w14:paraId="09BED5A0"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Displays the topic.</w:t>
      </w:r>
    </w:p>
    <w:p w14:paraId="791623E1" w14:textId="77777777" w:rsidR="00B60833" w:rsidRPr="00671117" w:rsidRDefault="00B60833">
      <w:pPr>
        <w:numPr>
          <w:ilvl w:val="0"/>
          <w:numId w:val="13"/>
        </w:numPr>
        <w:spacing w:after="0" w:line="240" w:lineRule="auto"/>
        <w:jc w:val="left"/>
        <w:rPr>
          <w:rFonts w:ascii="Harlow Solid Italic" w:hAnsi="Harlow Solid Italic"/>
          <w:color w:val="1F1F22"/>
          <w:sz w:val="20"/>
          <w:szCs w:val="20"/>
        </w:rPr>
      </w:pPr>
      <w:r w:rsidRPr="00671117">
        <w:rPr>
          <w:rFonts w:ascii="Harlow Solid Italic" w:hAnsi="Harlow Solid Italic"/>
          <w:b/>
          <w:bCs/>
          <w:color w:val="1F1F22"/>
          <w:sz w:val="20"/>
          <w:szCs w:val="20"/>
        </w:rPr>
        <w:t>File Storage Algorithm (Store/Sell/Certify):</w:t>
      </w:r>
      <w:r w:rsidRPr="00671117">
        <w:rPr>
          <w:rFonts w:ascii="Harlow Solid Italic" w:hAnsi="Harlow Solid Italic"/>
          <w:color w:val="1F1F22"/>
          <w:sz w:val="20"/>
          <w:szCs w:val="20"/>
        </w:rPr>
        <w:t xml:space="preserve"> </w:t>
      </w:r>
    </w:p>
    <w:p w14:paraId="616B56E3"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Gets user ID and file.</w:t>
      </w:r>
    </w:p>
    <w:p w14:paraId="6DF12EE2"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Generates a unique file name.</w:t>
      </w:r>
    </w:p>
    <w:p w14:paraId="58A08DEF"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Saves the file to the server.</w:t>
      </w:r>
    </w:p>
    <w:p w14:paraId="2271F127"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Inserts invention data into the database.</w:t>
      </w:r>
    </w:p>
    <w:p w14:paraId="083D2B28"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Sends success/failure messages.</w:t>
      </w:r>
    </w:p>
    <w:p w14:paraId="2DAD43AC"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Displays the response.</w:t>
      </w:r>
    </w:p>
    <w:p w14:paraId="6B09E26B" w14:textId="77777777" w:rsidR="00B60833" w:rsidRPr="00B60833" w:rsidRDefault="00B60833">
      <w:pPr>
        <w:numPr>
          <w:ilvl w:val="0"/>
          <w:numId w:val="13"/>
        </w:numPr>
        <w:spacing w:after="0" w:line="240" w:lineRule="auto"/>
        <w:jc w:val="left"/>
        <w:rPr>
          <w:color w:val="1F1F22"/>
          <w:sz w:val="20"/>
          <w:szCs w:val="20"/>
        </w:rPr>
      </w:pPr>
      <w:r w:rsidRPr="00671117">
        <w:rPr>
          <w:rFonts w:ascii="Harlow Solid Italic" w:hAnsi="Harlow Solid Italic"/>
          <w:b/>
          <w:bCs/>
          <w:color w:val="1F1F22"/>
          <w:sz w:val="20"/>
          <w:szCs w:val="20"/>
        </w:rPr>
        <w:t>Code Uniqueness Check Algorithm</w:t>
      </w:r>
      <w:r w:rsidRPr="00B60833">
        <w:rPr>
          <w:b/>
          <w:bCs/>
          <w:color w:val="1F1F22"/>
          <w:sz w:val="20"/>
          <w:szCs w:val="20"/>
        </w:rPr>
        <w:t>:</w:t>
      </w:r>
      <w:r w:rsidRPr="00B60833">
        <w:rPr>
          <w:color w:val="1F1F22"/>
          <w:sz w:val="20"/>
          <w:szCs w:val="20"/>
        </w:rPr>
        <w:t xml:space="preserve"> </w:t>
      </w:r>
    </w:p>
    <w:p w14:paraId="754000E7"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Gets the program code.</w:t>
      </w:r>
    </w:p>
    <w:p w14:paraId="336F9C9F"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Calculates the hash or performs string comparison.</w:t>
      </w:r>
    </w:p>
    <w:p w14:paraId="5BD85F98"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Checks the database for the hash/code.</w:t>
      </w:r>
    </w:p>
    <w:p w14:paraId="16D83046"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Sends success/failure messages.</w:t>
      </w:r>
    </w:p>
    <w:p w14:paraId="7EC0B00A"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Displays the result.</w:t>
      </w:r>
    </w:p>
    <w:p w14:paraId="412E5BD4" w14:textId="77777777" w:rsidR="00B60833" w:rsidRPr="00671117" w:rsidRDefault="00B60833">
      <w:pPr>
        <w:numPr>
          <w:ilvl w:val="0"/>
          <w:numId w:val="13"/>
        </w:numPr>
        <w:spacing w:after="0" w:line="240" w:lineRule="auto"/>
        <w:jc w:val="left"/>
        <w:rPr>
          <w:rFonts w:ascii="Harlow Solid Italic" w:hAnsi="Harlow Solid Italic"/>
          <w:color w:val="1F1F22"/>
          <w:sz w:val="20"/>
          <w:szCs w:val="20"/>
        </w:rPr>
      </w:pPr>
      <w:r w:rsidRPr="00671117">
        <w:rPr>
          <w:rFonts w:ascii="Harlow Solid Italic" w:hAnsi="Harlow Solid Italic"/>
          <w:b/>
          <w:bCs/>
          <w:color w:val="1F1F22"/>
          <w:sz w:val="20"/>
          <w:szCs w:val="20"/>
        </w:rPr>
        <w:t>Backend, Database, and Frontend Subgraphs:</w:t>
      </w:r>
      <w:r w:rsidRPr="00671117">
        <w:rPr>
          <w:rFonts w:ascii="Harlow Solid Italic" w:hAnsi="Harlow Solid Italic"/>
          <w:color w:val="1F1F22"/>
          <w:sz w:val="20"/>
          <w:szCs w:val="20"/>
        </w:rPr>
        <w:t xml:space="preserve"> </w:t>
      </w:r>
    </w:p>
    <w:p w14:paraId="2A85B8F2"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Clearly separates backend processing, database interactions, and frontend displays.</w:t>
      </w:r>
    </w:p>
    <w:p w14:paraId="6714E917" w14:textId="77777777" w:rsidR="00B60833" w:rsidRPr="00671117" w:rsidRDefault="00B60833">
      <w:pPr>
        <w:numPr>
          <w:ilvl w:val="0"/>
          <w:numId w:val="13"/>
        </w:numPr>
        <w:spacing w:after="0" w:line="240" w:lineRule="auto"/>
        <w:jc w:val="left"/>
        <w:rPr>
          <w:rFonts w:ascii="Harlow Solid Italic" w:hAnsi="Harlow Solid Italic"/>
          <w:color w:val="1F1F22"/>
          <w:sz w:val="20"/>
          <w:szCs w:val="20"/>
        </w:rPr>
      </w:pPr>
      <w:r w:rsidRPr="00671117">
        <w:rPr>
          <w:rFonts w:ascii="Harlow Solid Italic" w:hAnsi="Harlow Solid Italic"/>
          <w:b/>
          <w:bCs/>
          <w:color w:val="1F1F22"/>
          <w:sz w:val="20"/>
          <w:szCs w:val="20"/>
        </w:rPr>
        <w:t>Looping:</w:t>
      </w:r>
      <w:r w:rsidRPr="00671117">
        <w:rPr>
          <w:rFonts w:ascii="Harlow Solid Italic" w:hAnsi="Harlow Solid Italic"/>
          <w:color w:val="1F1F22"/>
          <w:sz w:val="20"/>
          <w:szCs w:val="20"/>
        </w:rPr>
        <w:t xml:space="preserve"> </w:t>
      </w:r>
    </w:p>
    <w:p w14:paraId="283EF4A5" w14:textId="77777777" w:rsidR="00B60833" w:rsidRPr="00671117" w:rsidRDefault="00B60833">
      <w:pPr>
        <w:numPr>
          <w:ilvl w:val="1"/>
          <w:numId w:val="13"/>
        </w:numPr>
        <w:spacing w:after="0" w:line="240" w:lineRule="auto"/>
        <w:jc w:val="left"/>
        <w:rPr>
          <w:rFonts w:ascii="Bahnschrift Condensed" w:hAnsi="Bahnschrift Condensed"/>
          <w:color w:val="1F1F22"/>
          <w:sz w:val="20"/>
          <w:szCs w:val="20"/>
        </w:rPr>
      </w:pPr>
      <w:r w:rsidRPr="00671117">
        <w:rPr>
          <w:rFonts w:ascii="Bahnschrift Condensed" w:hAnsi="Bahnschrift Condensed"/>
          <w:color w:val="1F1F22"/>
          <w:sz w:val="20"/>
          <w:szCs w:val="20"/>
        </w:rPr>
        <w:t>The flowchart loops back to "User Action?" to handle subsequent user interactions.</w:t>
      </w:r>
    </w:p>
    <w:p w14:paraId="123C16E4" w14:textId="37B0F08E" w:rsidR="00B60833" w:rsidRPr="00B60833" w:rsidRDefault="00B60833" w:rsidP="00B60833">
      <w:pPr>
        <w:spacing w:after="0" w:line="240" w:lineRule="auto"/>
        <w:ind w:left="2880" w:firstLine="0"/>
        <w:jc w:val="left"/>
        <w:rPr>
          <w:color w:val="1F1F22"/>
          <w:sz w:val="20"/>
          <w:szCs w:val="20"/>
        </w:rPr>
      </w:pPr>
      <w:r w:rsidRPr="00671117">
        <w:rPr>
          <w:rFonts w:ascii="Bahnschrift Condensed" w:hAnsi="Bahnschrift Condensed"/>
          <w:color w:val="1F1F22"/>
          <w:sz w:val="20"/>
          <w:szCs w:val="20"/>
        </w:rPr>
        <w:t>This flowchart visually represents the algorithms used in your "</w:t>
      </w:r>
      <w:proofErr w:type="spellStart"/>
      <w:r w:rsidRPr="00671117">
        <w:rPr>
          <w:rFonts w:ascii="Bahnschrift Condensed" w:hAnsi="Bahnschrift Condensed"/>
          <w:color w:val="1F1F22"/>
          <w:sz w:val="20"/>
          <w:szCs w:val="20"/>
        </w:rPr>
        <w:t>Bi</w:t>
      </w:r>
      <w:r w:rsidR="00D73969" w:rsidRPr="00671117">
        <w:rPr>
          <w:rFonts w:ascii="Bahnschrift Condensed" w:hAnsi="Bahnschrift Condensed"/>
          <w:color w:val="1F1F22"/>
          <w:sz w:val="20"/>
          <w:szCs w:val="20"/>
        </w:rPr>
        <w:t>o</w:t>
      </w:r>
      <w:r w:rsidRPr="00671117">
        <w:rPr>
          <w:rFonts w:ascii="Bahnschrift Condensed" w:hAnsi="Bahnschrift Condensed"/>
          <w:color w:val="1F1F22"/>
          <w:sz w:val="20"/>
          <w:szCs w:val="20"/>
        </w:rPr>
        <w:t>code</w:t>
      </w:r>
      <w:proofErr w:type="spellEnd"/>
      <w:r w:rsidRPr="00671117">
        <w:rPr>
          <w:rFonts w:ascii="Bahnschrift Condensed" w:hAnsi="Bahnschrift Condensed"/>
          <w:color w:val="1F1F22"/>
          <w:sz w:val="20"/>
          <w:szCs w:val="20"/>
        </w:rPr>
        <w:t>" project, providing a clear understanding of the process flow for each functionality</w:t>
      </w:r>
      <w:r w:rsidRPr="00B60833">
        <w:rPr>
          <w:color w:val="1F1F22"/>
          <w:sz w:val="20"/>
          <w:szCs w:val="20"/>
        </w:rPr>
        <w:t>.</w:t>
      </w:r>
    </w:p>
    <w:p w14:paraId="0CE4BF5A" w14:textId="7633D20B" w:rsidR="00836360" w:rsidRPr="00CD7A8D" w:rsidRDefault="0055369A" w:rsidP="00D73969">
      <w:pPr>
        <w:spacing w:after="0" w:line="240" w:lineRule="auto"/>
        <w:ind w:left="0" w:firstLine="0"/>
        <w:jc w:val="center"/>
        <w:rPr>
          <w:b/>
          <w:sz w:val="40"/>
        </w:rPr>
      </w:pPr>
      <w:r>
        <w:rPr>
          <w:b/>
          <w:sz w:val="40"/>
        </w:rPr>
        <w:lastRenderedPageBreak/>
        <w:t>CHAPTER NO.08</w:t>
      </w:r>
    </w:p>
    <w:p w14:paraId="3E8D9C17" w14:textId="28D22B91" w:rsidR="00836360" w:rsidRDefault="00836360">
      <w:pPr>
        <w:spacing w:after="0" w:line="259" w:lineRule="auto"/>
        <w:ind w:left="0" w:firstLine="0"/>
        <w:jc w:val="left"/>
      </w:pPr>
    </w:p>
    <w:p w14:paraId="59A9E144" w14:textId="77777777" w:rsidR="00836360" w:rsidRDefault="0055369A">
      <w:pPr>
        <w:pStyle w:val="Heading3"/>
        <w:spacing w:after="3"/>
        <w:ind w:left="772" w:right="558"/>
        <w:jc w:val="center"/>
        <w:rPr>
          <w:sz w:val="32"/>
        </w:rPr>
      </w:pPr>
      <w:r>
        <w:rPr>
          <w:sz w:val="32"/>
        </w:rPr>
        <w:t xml:space="preserve">IMPLEMENTATION </w:t>
      </w:r>
    </w:p>
    <w:p w14:paraId="2A70D111" w14:textId="77777777" w:rsidR="00835E11" w:rsidRPr="00835E11" w:rsidRDefault="00835E11" w:rsidP="00835E11">
      <w:pPr>
        <w:ind w:left="0"/>
      </w:pPr>
      <w:proofErr w:type="gramStart"/>
      <w:r w:rsidRPr="00835E11">
        <w:t xml:space="preserve">  </w:t>
      </w:r>
      <w:r w:rsidRPr="00671117">
        <w:rPr>
          <w:rFonts w:ascii="Magneto" w:hAnsi="Magneto"/>
          <w:b/>
          <w:bCs/>
        </w:rPr>
        <w:t>User</w:t>
      </w:r>
      <w:proofErr w:type="gramEnd"/>
      <w:r w:rsidRPr="00671117">
        <w:rPr>
          <w:rFonts w:ascii="Magneto" w:hAnsi="Magneto"/>
          <w:b/>
          <w:bCs/>
        </w:rPr>
        <w:t xml:space="preserve"> Credentials</w:t>
      </w:r>
      <w:r w:rsidRPr="00835E11">
        <w:rPr>
          <w:b/>
          <w:bCs/>
        </w:rPr>
        <w:t>:</w:t>
      </w:r>
      <w:r w:rsidRPr="00835E11">
        <w:t xml:space="preserve"> </w:t>
      </w:r>
      <w:r w:rsidRPr="00671117">
        <w:rPr>
          <w:rFonts w:ascii="Bahnschrift Condensed" w:hAnsi="Bahnschrift Condensed"/>
        </w:rPr>
        <w:t>Frontend -&gt; Backend -&gt; Database (users table).</w:t>
      </w:r>
      <w:r w:rsidRPr="00835E11">
        <w:t xml:space="preserve"> </w:t>
      </w:r>
    </w:p>
    <w:p w14:paraId="45114707" w14:textId="2E173E2D" w:rsidR="00835E11" w:rsidRPr="00671117" w:rsidRDefault="00835E11" w:rsidP="00835E11">
      <w:pPr>
        <w:ind w:left="0"/>
        <w:rPr>
          <w:rFonts w:ascii="Bahnschrift Condensed" w:hAnsi="Bahnschrift Condensed"/>
        </w:rPr>
      </w:pPr>
      <w:proofErr w:type="gramStart"/>
      <w:r w:rsidRPr="00835E11">
        <w:t xml:space="preserve">  </w:t>
      </w:r>
      <w:r w:rsidRPr="00671117">
        <w:rPr>
          <w:rFonts w:ascii="Magneto" w:hAnsi="Magneto"/>
          <w:b/>
          <w:bCs/>
        </w:rPr>
        <w:t>Uploaded</w:t>
      </w:r>
      <w:proofErr w:type="gramEnd"/>
      <w:r w:rsidRPr="00671117">
        <w:rPr>
          <w:rFonts w:ascii="Magneto" w:hAnsi="Magneto"/>
          <w:b/>
          <w:bCs/>
        </w:rPr>
        <w:t xml:space="preserve"> Files:</w:t>
      </w:r>
      <w:r w:rsidRPr="00835E11">
        <w:t xml:space="preserve"> </w:t>
      </w:r>
      <w:r w:rsidRPr="00671117">
        <w:rPr>
          <w:rFonts w:ascii="Bahnschrift Condensed" w:hAnsi="Bahnschrift Condensed"/>
        </w:rPr>
        <w:t xml:space="preserve">Frontend -&gt; Backend -&gt; File System -&gt; </w:t>
      </w:r>
      <w:proofErr w:type="gramStart"/>
      <w:r w:rsidRPr="00671117">
        <w:rPr>
          <w:rFonts w:ascii="Bahnschrift Condensed" w:hAnsi="Bahnschrift Condensed"/>
        </w:rPr>
        <w:t>Database(</w:t>
      </w:r>
      <w:proofErr w:type="gramEnd"/>
      <w:r w:rsidRPr="00671117">
        <w:rPr>
          <w:rFonts w:ascii="Bahnschrift Condensed" w:hAnsi="Bahnschrift Condensed"/>
        </w:rPr>
        <w:t xml:space="preserve">inventions table). </w:t>
      </w:r>
    </w:p>
    <w:p w14:paraId="42DEA6D1" w14:textId="5D64E1BD" w:rsidR="00835E11" w:rsidRPr="00835E11" w:rsidRDefault="00835E11" w:rsidP="00835E11">
      <w:pPr>
        <w:ind w:left="0"/>
      </w:pPr>
      <w:proofErr w:type="gramStart"/>
      <w:r w:rsidRPr="00835E11">
        <w:t xml:space="preserve">  </w:t>
      </w:r>
      <w:r w:rsidRPr="00671117">
        <w:rPr>
          <w:rFonts w:ascii="Magneto" w:hAnsi="Magneto"/>
          <w:b/>
          <w:bCs/>
        </w:rPr>
        <w:t>Invention</w:t>
      </w:r>
      <w:proofErr w:type="gramEnd"/>
      <w:r w:rsidRPr="00671117">
        <w:rPr>
          <w:rFonts w:ascii="Magneto" w:hAnsi="Magneto"/>
          <w:b/>
          <w:bCs/>
        </w:rPr>
        <w:t xml:space="preserve"> Data:</w:t>
      </w:r>
      <w:r w:rsidRPr="00835E11">
        <w:t xml:space="preserve"> </w:t>
      </w:r>
      <w:r w:rsidRPr="00671117">
        <w:rPr>
          <w:rFonts w:ascii="Bahnschrift Condensed" w:hAnsi="Bahnschrift Condensed"/>
        </w:rPr>
        <w:t xml:space="preserve">Frontend -&gt; Backend -&gt; Database (inventions table). </w:t>
      </w:r>
    </w:p>
    <w:p w14:paraId="72B28081" w14:textId="53BECCB1" w:rsidR="00835E11" w:rsidRPr="00835E11" w:rsidRDefault="00835E11" w:rsidP="00835E11">
      <w:pPr>
        <w:ind w:left="0"/>
      </w:pPr>
      <w:proofErr w:type="gramStart"/>
      <w:r w:rsidRPr="00835E11">
        <w:t xml:space="preserve">  </w:t>
      </w:r>
      <w:r w:rsidRPr="00671117">
        <w:rPr>
          <w:rFonts w:ascii="Magneto" w:hAnsi="Magneto"/>
          <w:b/>
          <w:bCs/>
        </w:rPr>
        <w:t>Responses</w:t>
      </w:r>
      <w:proofErr w:type="gramEnd"/>
      <w:r w:rsidRPr="00671117">
        <w:rPr>
          <w:rFonts w:ascii="Magneto" w:hAnsi="Magneto"/>
          <w:b/>
          <w:bCs/>
        </w:rPr>
        <w:t>:</w:t>
      </w:r>
      <w:r w:rsidRPr="00671117">
        <w:rPr>
          <w:rFonts w:ascii="Magneto" w:hAnsi="Magneto"/>
        </w:rPr>
        <w:t xml:space="preserve"> </w:t>
      </w:r>
      <w:r w:rsidRPr="00BC6580">
        <w:rPr>
          <w:rFonts w:ascii="Bahnschrift Condensed" w:hAnsi="Bahnschrift Condensed"/>
        </w:rPr>
        <w:t>Backend -&gt; Frontend (JSON).</w:t>
      </w:r>
      <w:r w:rsidRPr="00835E11">
        <w:t xml:space="preserve"> </w:t>
      </w:r>
    </w:p>
    <w:p w14:paraId="44F8DA3C" w14:textId="1E537F2A" w:rsidR="00835E11" w:rsidRDefault="007411EF" w:rsidP="00835E11">
      <w:pPr>
        <w:ind w:left="0"/>
      </w:pPr>
      <w:r>
        <w:rPr>
          <w:noProof/>
        </w:rPr>
        <w:drawing>
          <wp:anchor distT="0" distB="0" distL="114300" distR="114300" simplePos="0" relativeHeight="251645952" behindDoc="0" locked="0" layoutInCell="1" allowOverlap="1" wp14:anchorId="2D82A392" wp14:editId="36253FE6">
            <wp:simplePos x="0" y="0"/>
            <wp:positionH relativeFrom="column">
              <wp:posOffset>-88265</wp:posOffset>
            </wp:positionH>
            <wp:positionV relativeFrom="paragraph">
              <wp:posOffset>3847465</wp:posOffset>
            </wp:positionV>
            <wp:extent cx="6165215" cy="2900045"/>
            <wp:effectExtent l="0" t="0" r="6985" b="0"/>
            <wp:wrapSquare wrapText="bothSides"/>
            <wp:docPr id="76421715" name="Picture 2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715" name="Picture 20" descr="A screen shot of a computer program&#10;&#10;AI-generated content may be incorrect."/>
                    <pic:cNvPicPr/>
                  </pic:nvPicPr>
                  <pic:blipFill rotWithShape="1">
                    <a:blip r:embed="rId48">
                      <a:extLst>
                        <a:ext uri="{28A0092B-C50C-407E-A947-70E740481C1C}">
                          <a14:useLocalDpi xmlns:a14="http://schemas.microsoft.com/office/drawing/2010/main" val="0"/>
                        </a:ext>
                      </a:extLst>
                    </a:blip>
                    <a:srcRect t="9190"/>
                    <a:stretch/>
                  </pic:blipFill>
                  <pic:spPr bwMode="auto">
                    <a:xfrm>
                      <a:off x="0" y="0"/>
                      <a:ext cx="6165215" cy="2900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928" behindDoc="0" locked="0" layoutInCell="1" allowOverlap="1" wp14:anchorId="19BBB0D5" wp14:editId="5715D20F">
            <wp:simplePos x="0" y="0"/>
            <wp:positionH relativeFrom="column">
              <wp:posOffset>-86369</wp:posOffset>
            </wp:positionH>
            <wp:positionV relativeFrom="paragraph">
              <wp:posOffset>317758</wp:posOffset>
            </wp:positionV>
            <wp:extent cx="6165215" cy="3665855"/>
            <wp:effectExtent l="0" t="0" r="0" b="0"/>
            <wp:wrapSquare wrapText="bothSides"/>
            <wp:docPr id="83309446"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9446" name="Picture 19" descr="A screen 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6165215" cy="3665855"/>
                    </a:xfrm>
                    <a:prstGeom prst="rect">
                      <a:avLst/>
                    </a:prstGeom>
                  </pic:spPr>
                </pic:pic>
              </a:graphicData>
            </a:graphic>
            <wp14:sizeRelH relativeFrom="page">
              <wp14:pctWidth>0</wp14:pctWidth>
            </wp14:sizeRelH>
            <wp14:sizeRelV relativeFrom="page">
              <wp14:pctHeight>0</wp14:pctHeight>
            </wp14:sizeRelV>
          </wp:anchor>
        </w:drawing>
      </w:r>
      <w:proofErr w:type="gramStart"/>
      <w:r w:rsidR="00835E11" w:rsidRPr="00835E11">
        <w:t xml:space="preserve">  </w:t>
      </w:r>
      <w:r w:rsidR="00835E11" w:rsidRPr="00671117">
        <w:rPr>
          <w:rFonts w:ascii="Magneto" w:hAnsi="Magneto"/>
          <w:b/>
          <w:bCs/>
        </w:rPr>
        <w:t>Inspiration</w:t>
      </w:r>
      <w:proofErr w:type="gramEnd"/>
      <w:r w:rsidR="00835E11" w:rsidRPr="00671117">
        <w:rPr>
          <w:rFonts w:ascii="Magneto" w:hAnsi="Magneto"/>
          <w:b/>
          <w:bCs/>
        </w:rPr>
        <w:t xml:space="preserve"> Data:</w:t>
      </w:r>
      <w:r w:rsidR="00835E11" w:rsidRPr="00835E11">
        <w:t xml:space="preserve"> </w:t>
      </w:r>
      <w:r w:rsidR="00835E11" w:rsidRPr="00BC6580">
        <w:rPr>
          <w:rFonts w:ascii="Bahnschrift Condensed" w:hAnsi="Bahnschrift Condensed"/>
        </w:rPr>
        <w:t>Backend -&gt; Frontend (JSON).</w:t>
      </w:r>
    </w:p>
    <w:p w14:paraId="7A8DBBF6" w14:textId="52699BC8" w:rsidR="00835E11" w:rsidRPr="00835E11" w:rsidRDefault="00BC6580" w:rsidP="00835E11">
      <w:r>
        <w:rPr>
          <w:noProof/>
        </w:rPr>
        <w:lastRenderedPageBreak/>
        <w:drawing>
          <wp:anchor distT="0" distB="0" distL="114300" distR="114300" simplePos="0" relativeHeight="251648000" behindDoc="0" locked="0" layoutInCell="1" allowOverlap="1" wp14:anchorId="76143612" wp14:editId="172BB2EC">
            <wp:simplePos x="0" y="0"/>
            <wp:positionH relativeFrom="column">
              <wp:posOffset>-188948</wp:posOffset>
            </wp:positionH>
            <wp:positionV relativeFrom="paragraph">
              <wp:posOffset>2698115</wp:posOffset>
            </wp:positionV>
            <wp:extent cx="6165215" cy="2914015"/>
            <wp:effectExtent l="0" t="0" r="0" b="0"/>
            <wp:wrapSquare wrapText="bothSides"/>
            <wp:docPr id="335998848" name="Picture 22"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8848" name="Picture 22" descr="A computer screen with text on it&#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6165215" cy="2914015"/>
                    </a:xfrm>
                    <a:prstGeom prst="rect">
                      <a:avLst/>
                    </a:prstGeom>
                  </pic:spPr>
                </pic:pic>
              </a:graphicData>
            </a:graphic>
            <wp14:sizeRelH relativeFrom="page">
              <wp14:pctWidth>0</wp14:pctWidth>
            </wp14:sizeRelH>
            <wp14:sizeRelV relativeFrom="page">
              <wp14:pctHeight>0</wp14:pctHeight>
            </wp14:sizeRelV>
          </wp:anchor>
        </w:drawing>
      </w:r>
      <w:r>
        <w:rPr>
          <w:bCs/>
          <w:noProof/>
          <w:sz w:val="24"/>
          <w:szCs w:val="24"/>
        </w:rPr>
        <w:drawing>
          <wp:anchor distT="0" distB="0" distL="114300" distR="114300" simplePos="0" relativeHeight="251649024" behindDoc="0" locked="0" layoutInCell="1" allowOverlap="1" wp14:anchorId="6709936F" wp14:editId="54E9140D">
            <wp:simplePos x="0" y="0"/>
            <wp:positionH relativeFrom="column">
              <wp:posOffset>-178435</wp:posOffset>
            </wp:positionH>
            <wp:positionV relativeFrom="paragraph">
              <wp:posOffset>5436235</wp:posOffset>
            </wp:positionV>
            <wp:extent cx="6165215" cy="3035300"/>
            <wp:effectExtent l="0" t="0" r="6985" b="0"/>
            <wp:wrapSquare wrapText="bothSides"/>
            <wp:docPr id="567510535" name="Picture 23"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10535" name="Picture 23" descr="A computer screen shot of a computer code&#10;&#10;AI-generated content may be incorrect."/>
                    <pic:cNvPicPr/>
                  </pic:nvPicPr>
                  <pic:blipFill rotWithShape="1">
                    <a:blip r:embed="rId51">
                      <a:extLst>
                        <a:ext uri="{28A0092B-C50C-407E-A947-70E740481C1C}">
                          <a14:useLocalDpi xmlns:a14="http://schemas.microsoft.com/office/drawing/2010/main" val="0"/>
                        </a:ext>
                      </a:extLst>
                    </a:blip>
                    <a:srcRect t="10636"/>
                    <a:stretch/>
                  </pic:blipFill>
                  <pic:spPr bwMode="auto">
                    <a:xfrm>
                      <a:off x="0" y="0"/>
                      <a:ext cx="6165215" cy="303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48F1">
        <w:rPr>
          <w:noProof/>
        </w:rPr>
        <w:drawing>
          <wp:anchor distT="0" distB="0" distL="114300" distR="114300" simplePos="0" relativeHeight="251646976" behindDoc="0" locked="0" layoutInCell="1" allowOverlap="1" wp14:anchorId="19AB6F41" wp14:editId="7B797938">
            <wp:simplePos x="0" y="0"/>
            <wp:positionH relativeFrom="column">
              <wp:posOffset>-190077</wp:posOffset>
            </wp:positionH>
            <wp:positionV relativeFrom="paragraph">
              <wp:posOffset>494</wp:posOffset>
            </wp:positionV>
            <wp:extent cx="6165215" cy="2748280"/>
            <wp:effectExtent l="0" t="0" r="6985" b="0"/>
            <wp:wrapSquare wrapText="bothSides"/>
            <wp:docPr id="542898265" name="Picture 2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98265" name="Picture 21" descr="A screen shot of a computer code&#10;&#10;AI-generated content may be incorrect."/>
                    <pic:cNvPicPr/>
                  </pic:nvPicPr>
                  <pic:blipFill rotWithShape="1">
                    <a:blip r:embed="rId52">
                      <a:extLst>
                        <a:ext uri="{28A0092B-C50C-407E-A947-70E740481C1C}">
                          <a14:useLocalDpi xmlns:a14="http://schemas.microsoft.com/office/drawing/2010/main" val="0"/>
                        </a:ext>
                      </a:extLst>
                    </a:blip>
                    <a:srcRect t="12932" b="4203"/>
                    <a:stretch/>
                  </pic:blipFill>
                  <pic:spPr bwMode="auto">
                    <a:xfrm>
                      <a:off x="0" y="0"/>
                      <a:ext cx="6165215" cy="274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33CF68" w14:textId="7A58A194" w:rsidR="00836360" w:rsidRDefault="00BC6580" w:rsidP="009648F1">
      <w:pPr>
        <w:spacing w:after="0" w:line="259" w:lineRule="auto"/>
        <w:ind w:left="-1241" w:right="10948" w:firstLine="0"/>
        <w:jc w:val="center"/>
        <w:rPr>
          <w:bCs/>
          <w:sz w:val="24"/>
          <w:szCs w:val="24"/>
        </w:rPr>
      </w:pPr>
      <w:r>
        <w:rPr>
          <w:bCs/>
          <w:noProof/>
          <w:sz w:val="24"/>
          <w:szCs w:val="24"/>
        </w:rPr>
        <w:lastRenderedPageBreak/>
        <w:drawing>
          <wp:anchor distT="0" distB="0" distL="114300" distR="114300" simplePos="0" relativeHeight="251651072" behindDoc="0" locked="0" layoutInCell="1" allowOverlap="1" wp14:anchorId="785A1E29" wp14:editId="353BA5E0">
            <wp:simplePos x="0" y="0"/>
            <wp:positionH relativeFrom="margin">
              <wp:align>right</wp:align>
            </wp:positionH>
            <wp:positionV relativeFrom="paragraph">
              <wp:posOffset>870373</wp:posOffset>
            </wp:positionV>
            <wp:extent cx="6329680" cy="6724650"/>
            <wp:effectExtent l="0" t="0" r="0" b="0"/>
            <wp:wrapSquare wrapText="bothSides"/>
            <wp:docPr id="1356190010" name="Picture 3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90010" name="Picture 30" descr="A screen 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6329680" cy="6724650"/>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650048" behindDoc="0" locked="0" layoutInCell="1" allowOverlap="1" wp14:anchorId="6B7883EC" wp14:editId="59C8773F">
            <wp:simplePos x="0" y="0"/>
            <wp:positionH relativeFrom="column">
              <wp:posOffset>-208280</wp:posOffset>
            </wp:positionH>
            <wp:positionV relativeFrom="paragraph">
              <wp:posOffset>0</wp:posOffset>
            </wp:positionV>
            <wp:extent cx="6375400" cy="1024890"/>
            <wp:effectExtent l="0" t="0" r="0" b="0"/>
            <wp:wrapSquare wrapText="bothSides"/>
            <wp:docPr id="845823170" name="Picture 2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23170" name="Picture 24" descr="A black background with white text&#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375400" cy="1024890"/>
                    </a:xfrm>
                    <a:prstGeom prst="rect">
                      <a:avLst/>
                    </a:prstGeom>
                  </pic:spPr>
                </pic:pic>
              </a:graphicData>
            </a:graphic>
            <wp14:sizeRelH relativeFrom="margin">
              <wp14:pctWidth>0</wp14:pctWidth>
            </wp14:sizeRelH>
            <wp14:sizeRelV relativeFrom="margin">
              <wp14:pctHeight>0</wp14:pctHeight>
            </wp14:sizeRelV>
          </wp:anchor>
        </w:drawing>
      </w:r>
    </w:p>
    <w:p w14:paraId="0FA8C398" w14:textId="7D554577" w:rsidR="00836360" w:rsidRDefault="00836360">
      <w:pPr>
        <w:spacing w:after="0" w:line="259" w:lineRule="auto"/>
        <w:ind w:left="-1241" w:right="10948" w:firstLine="0"/>
        <w:jc w:val="left"/>
        <w:rPr>
          <w:bCs/>
          <w:sz w:val="24"/>
          <w:szCs w:val="24"/>
        </w:rPr>
      </w:pPr>
    </w:p>
    <w:p w14:paraId="20495226" w14:textId="77777777" w:rsidR="00797FEB" w:rsidRDefault="00797FEB">
      <w:pPr>
        <w:spacing w:after="0" w:line="259" w:lineRule="auto"/>
        <w:ind w:left="-1241" w:right="10948" w:firstLine="0"/>
        <w:jc w:val="left"/>
        <w:rPr>
          <w:bCs/>
          <w:sz w:val="24"/>
          <w:szCs w:val="24"/>
        </w:rPr>
      </w:pPr>
    </w:p>
    <w:p w14:paraId="483B6916" w14:textId="77777777" w:rsidR="00797FEB" w:rsidRDefault="00797FEB">
      <w:pPr>
        <w:spacing w:after="0" w:line="240" w:lineRule="auto"/>
        <w:ind w:left="0" w:firstLine="0"/>
        <w:jc w:val="left"/>
        <w:rPr>
          <w:bCs/>
          <w:sz w:val="24"/>
          <w:szCs w:val="24"/>
        </w:rPr>
      </w:pPr>
    </w:p>
    <w:p w14:paraId="42A97CE9" w14:textId="1D4FDB80" w:rsidR="00797FEB" w:rsidRDefault="00BC6580">
      <w:pPr>
        <w:spacing w:after="0" w:line="240" w:lineRule="auto"/>
        <w:ind w:left="0" w:firstLine="0"/>
        <w:jc w:val="left"/>
        <w:rPr>
          <w:bCs/>
          <w:sz w:val="24"/>
          <w:szCs w:val="24"/>
        </w:rPr>
      </w:pPr>
      <w:r>
        <w:rPr>
          <w:bCs/>
          <w:noProof/>
          <w:sz w:val="24"/>
          <w:szCs w:val="24"/>
        </w:rPr>
        <w:lastRenderedPageBreak/>
        <w:drawing>
          <wp:anchor distT="0" distB="0" distL="114300" distR="114300" simplePos="0" relativeHeight="251652096" behindDoc="0" locked="0" layoutInCell="1" allowOverlap="1" wp14:anchorId="36053EAE" wp14:editId="642C940E">
            <wp:simplePos x="0" y="0"/>
            <wp:positionH relativeFrom="margin">
              <wp:align>right</wp:align>
            </wp:positionH>
            <wp:positionV relativeFrom="paragraph">
              <wp:posOffset>2372995</wp:posOffset>
            </wp:positionV>
            <wp:extent cx="6389370" cy="5630545"/>
            <wp:effectExtent l="0" t="0" r="0" b="8255"/>
            <wp:wrapSquare wrapText="bothSides"/>
            <wp:docPr id="344310951" name="Picture 2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0951" name="Picture 29" descr="A screen shot of a computer program&#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389370" cy="5630545"/>
                    </a:xfrm>
                    <a:prstGeom prst="rect">
                      <a:avLst/>
                    </a:prstGeom>
                  </pic:spPr>
                </pic:pic>
              </a:graphicData>
            </a:graphic>
            <wp14:sizeRelH relativeFrom="page">
              <wp14:pctWidth>0</wp14:pctWidth>
            </wp14:sizeRelH>
            <wp14:sizeRelV relativeFrom="page">
              <wp14:pctHeight>0</wp14:pctHeight>
            </wp14:sizeRelV>
          </wp:anchor>
        </w:drawing>
      </w:r>
      <w:r w:rsidR="00797FEB">
        <w:rPr>
          <w:bCs/>
          <w:sz w:val="24"/>
          <w:szCs w:val="24"/>
        </w:rPr>
        <w:br w:type="page"/>
      </w:r>
    </w:p>
    <w:p w14:paraId="5746D327" w14:textId="2CADA997" w:rsidR="00797FEB" w:rsidRDefault="00BC6580">
      <w:pPr>
        <w:spacing w:after="0" w:line="240" w:lineRule="auto"/>
        <w:ind w:left="0" w:firstLine="0"/>
        <w:jc w:val="left"/>
        <w:rPr>
          <w:bCs/>
          <w:sz w:val="24"/>
          <w:szCs w:val="24"/>
        </w:rPr>
      </w:pPr>
      <w:r>
        <w:rPr>
          <w:bCs/>
          <w:noProof/>
          <w:sz w:val="24"/>
          <w:szCs w:val="24"/>
        </w:rPr>
        <w:lastRenderedPageBreak/>
        <w:drawing>
          <wp:anchor distT="0" distB="0" distL="114300" distR="114300" simplePos="0" relativeHeight="251653120" behindDoc="0" locked="0" layoutInCell="1" allowOverlap="1" wp14:anchorId="5FA2FCB4" wp14:editId="52D113EE">
            <wp:simplePos x="0" y="0"/>
            <wp:positionH relativeFrom="column">
              <wp:posOffset>-150495</wp:posOffset>
            </wp:positionH>
            <wp:positionV relativeFrom="paragraph">
              <wp:posOffset>2405380</wp:posOffset>
            </wp:positionV>
            <wp:extent cx="6323965" cy="6060440"/>
            <wp:effectExtent l="0" t="0" r="635" b="0"/>
            <wp:wrapSquare wrapText="bothSides"/>
            <wp:docPr id="1722716201"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16201" name="Picture 28" descr="A screen shot of a computer program&#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6323965" cy="6060440"/>
                    </a:xfrm>
                    <a:prstGeom prst="rect">
                      <a:avLst/>
                    </a:prstGeom>
                  </pic:spPr>
                </pic:pic>
              </a:graphicData>
            </a:graphic>
            <wp14:sizeRelH relativeFrom="page">
              <wp14:pctWidth>0</wp14:pctWidth>
            </wp14:sizeRelH>
            <wp14:sizeRelV relativeFrom="page">
              <wp14:pctHeight>0</wp14:pctHeight>
            </wp14:sizeRelV>
          </wp:anchor>
        </w:drawing>
      </w:r>
      <w:r w:rsidR="00797FEB">
        <w:rPr>
          <w:bCs/>
          <w:sz w:val="24"/>
          <w:szCs w:val="24"/>
        </w:rPr>
        <w:br w:type="page"/>
      </w:r>
    </w:p>
    <w:p w14:paraId="7BD234C7" w14:textId="5F0F140F" w:rsidR="00797FEB" w:rsidRDefault="00746F8A">
      <w:pPr>
        <w:spacing w:after="0" w:line="259" w:lineRule="auto"/>
        <w:ind w:left="-1241" w:right="10948" w:firstLine="0"/>
        <w:jc w:val="left"/>
        <w:rPr>
          <w:bCs/>
          <w:sz w:val="24"/>
          <w:szCs w:val="24"/>
        </w:rPr>
      </w:pPr>
      <w:r>
        <w:rPr>
          <w:bCs/>
          <w:noProof/>
          <w:sz w:val="24"/>
          <w:szCs w:val="24"/>
        </w:rPr>
        <w:lastRenderedPageBreak/>
        <w:drawing>
          <wp:anchor distT="0" distB="0" distL="114300" distR="114300" simplePos="0" relativeHeight="251654144" behindDoc="0" locked="0" layoutInCell="1" allowOverlap="1" wp14:anchorId="6CAF0C50" wp14:editId="1D3B8196">
            <wp:simplePos x="0" y="0"/>
            <wp:positionH relativeFrom="column">
              <wp:posOffset>-189724</wp:posOffset>
            </wp:positionH>
            <wp:positionV relativeFrom="paragraph">
              <wp:posOffset>-400050</wp:posOffset>
            </wp:positionV>
            <wp:extent cx="6353175" cy="6518910"/>
            <wp:effectExtent l="0" t="0" r="0" b="0"/>
            <wp:wrapSquare wrapText="bothSides"/>
            <wp:docPr id="202991799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17998" name="Picture 26"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353175" cy="6518910"/>
                    </a:xfrm>
                    <a:prstGeom prst="rect">
                      <a:avLst/>
                    </a:prstGeom>
                  </pic:spPr>
                </pic:pic>
              </a:graphicData>
            </a:graphic>
            <wp14:sizeRelH relativeFrom="page">
              <wp14:pctWidth>0</wp14:pctWidth>
            </wp14:sizeRelH>
            <wp14:sizeRelV relativeFrom="page">
              <wp14:pctHeight>0</wp14:pctHeight>
            </wp14:sizeRelV>
          </wp:anchor>
        </w:drawing>
      </w:r>
    </w:p>
    <w:p w14:paraId="08CD5D60" w14:textId="6AB976C0" w:rsidR="00797FEB" w:rsidRDefault="00797FEB">
      <w:pPr>
        <w:spacing w:after="0" w:line="240" w:lineRule="auto"/>
        <w:ind w:left="0" w:firstLine="0"/>
        <w:jc w:val="left"/>
        <w:rPr>
          <w:bCs/>
          <w:sz w:val="24"/>
          <w:szCs w:val="24"/>
        </w:rPr>
      </w:pPr>
      <w:r>
        <w:rPr>
          <w:bCs/>
          <w:sz w:val="24"/>
          <w:szCs w:val="24"/>
        </w:rPr>
        <w:br w:type="page"/>
      </w:r>
    </w:p>
    <w:p w14:paraId="58644687" w14:textId="0D57B65D" w:rsidR="00836360" w:rsidRDefault="00746F8A">
      <w:pPr>
        <w:spacing w:after="0" w:line="259" w:lineRule="auto"/>
        <w:ind w:left="-1241" w:right="10948" w:firstLine="0"/>
        <w:jc w:val="left"/>
        <w:rPr>
          <w:bCs/>
          <w:sz w:val="24"/>
          <w:szCs w:val="24"/>
        </w:rPr>
      </w:pPr>
      <w:r>
        <w:rPr>
          <w:bCs/>
          <w:noProof/>
          <w:sz w:val="24"/>
          <w:szCs w:val="24"/>
        </w:rPr>
        <w:lastRenderedPageBreak/>
        <w:drawing>
          <wp:anchor distT="0" distB="0" distL="114300" distR="114300" simplePos="0" relativeHeight="251655168" behindDoc="0" locked="0" layoutInCell="1" allowOverlap="1" wp14:anchorId="5F4C8924" wp14:editId="0EE70B32">
            <wp:simplePos x="0" y="0"/>
            <wp:positionH relativeFrom="column">
              <wp:posOffset>-137936</wp:posOffset>
            </wp:positionH>
            <wp:positionV relativeFrom="paragraph">
              <wp:posOffset>-4445</wp:posOffset>
            </wp:positionV>
            <wp:extent cx="6165215" cy="5907405"/>
            <wp:effectExtent l="0" t="0" r="0" b="0"/>
            <wp:wrapSquare wrapText="bothSides"/>
            <wp:docPr id="809268069" name="Picture 2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8069" name="Picture 27" descr="A screen shot of a computer progra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165215" cy="5907405"/>
                    </a:xfrm>
                    <a:prstGeom prst="rect">
                      <a:avLst/>
                    </a:prstGeom>
                  </pic:spPr>
                </pic:pic>
              </a:graphicData>
            </a:graphic>
            <wp14:sizeRelH relativeFrom="page">
              <wp14:pctWidth>0</wp14:pctWidth>
            </wp14:sizeRelH>
            <wp14:sizeRelV relativeFrom="page">
              <wp14:pctHeight>0</wp14:pctHeight>
            </wp14:sizeRelV>
          </wp:anchor>
        </w:drawing>
      </w:r>
      <w:r>
        <w:rPr>
          <w:bCs/>
          <w:noProof/>
          <w:sz w:val="24"/>
          <w:szCs w:val="24"/>
        </w:rPr>
        <w:drawing>
          <wp:anchor distT="0" distB="0" distL="114300" distR="114300" simplePos="0" relativeHeight="251656192" behindDoc="0" locked="0" layoutInCell="1" allowOverlap="1" wp14:anchorId="6E36B306" wp14:editId="50A53D60">
            <wp:simplePos x="0" y="0"/>
            <wp:positionH relativeFrom="column">
              <wp:posOffset>-137865</wp:posOffset>
            </wp:positionH>
            <wp:positionV relativeFrom="paragraph">
              <wp:posOffset>5953548</wp:posOffset>
            </wp:positionV>
            <wp:extent cx="6165215" cy="2811780"/>
            <wp:effectExtent l="0" t="0" r="0" b="0"/>
            <wp:wrapSquare wrapText="bothSides"/>
            <wp:docPr id="618037174" name="Picture 2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37174" name="Picture 25" descr="A screen shot of a computer screen&#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6165215" cy="2811780"/>
                    </a:xfrm>
                    <a:prstGeom prst="rect">
                      <a:avLst/>
                    </a:prstGeom>
                  </pic:spPr>
                </pic:pic>
              </a:graphicData>
            </a:graphic>
            <wp14:sizeRelH relativeFrom="page">
              <wp14:pctWidth>0</wp14:pctWidth>
            </wp14:sizeRelH>
            <wp14:sizeRelV relativeFrom="page">
              <wp14:pctHeight>0</wp14:pctHeight>
            </wp14:sizeRelV>
          </wp:anchor>
        </w:drawing>
      </w:r>
    </w:p>
    <w:p w14:paraId="19F29E9C" w14:textId="0331CF93" w:rsidR="00836360" w:rsidRDefault="00746F8A">
      <w:pPr>
        <w:spacing w:after="0" w:line="259" w:lineRule="auto"/>
        <w:ind w:left="-1241" w:right="10948" w:firstLine="0"/>
        <w:jc w:val="left"/>
        <w:rPr>
          <w:bCs/>
          <w:sz w:val="24"/>
          <w:szCs w:val="24"/>
        </w:rPr>
      </w:pPr>
      <w:r>
        <w:rPr>
          <w:bCs/>
          <w:noProof/>
          <w:sz w:val="24"/>
          <w:szCs w:val="24"/>
        </w:rPr>
        <w:lastRenderedPageBreak/>
        <w:drawing>
          <wp:anchor distT="0" distB="0" distL="114300" distR="114300" simplePos="0" relativeHeight="251657216" behindDoc="0" locked="0" layoutInCell="1" allowOverlap="1" wp14:anchorId="3349FF7A" wp14:editId="6E307F43">
            <wp:simplePos x="0" y="0"/>
            <wp:positionH relativeFrom="column">
              <wp:posOffset>660964</wp:posOffset>
            </wp:positionH>
            <wp:positionV relativeFrom="paragraph">
              <wp:posOffset>-373027</wp:posOffset>
            </wp:positionV>
            <wp:extent cx="3952875" cy="3895725"/>
            <wp:effectExtent l="0" t="0" r="0" b="0"/>
            <wp:wrapSquare wrapText="bothSides"/>
            <wp:docPr id="10590481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48132" name="Picture 1059048132"/>
                    <pic:cNvPicPr/>
                  </pic:nvPicPr>
                  <pic:blipFill>
                    <a:blip r:embed="rId60">
                      <a:extLst>
                        <a:ext uri="{28A0092B-C50C-407E-A947-70E740481C1C}">
                          <a14:useLocalDpi xmlns:a14="http://schemas.microsoft.com/office/drawing/2010/main" val="0"/>
                        </a:ext>
                      </a:extLst>
                    </a:blip>
                    <a:stretch>
                      <a:fillRect/>
                    </a:stretch>
                  </pic:blipFill>
                  <pic:spPr>
                    <a:xfrm>
                      <a:off x="0" y="0"/>
                      <a:ext cx="3952875" cy="3895725"/>
                    </a:xfrm>
                    <a:prstGeom prst="rect">
                      <a:avLst/>
                    </a:prstGeom>
                  </pic:spPr>
                </pic:pic>
              </a:graphicData>
            </a:graphic>
            <wp14:sizeRelH relativeFrom="page">
              <wp14:pctWidth>0</wp14:pctWidth>
            </wp14:sizeRelH>
            <wp14:sizeRelV relativeFrom="page">
              <wp14:pctHeight>0</wp14:pctHeight>
            </wp14:sizeRelV>
          </wp:anchor>
        </w:drawing>
      </w:r>
    </w:p>
    <w:p w14:paraId="0BBB79ED" w14:textId="1E18273C" w:rsidR="00836360" w:rsidRDefault="00836360">
      <w:pPr>
        <w:spacing w:after="0" w:line="259" w:lineRule="auto"/>
        <w:ind w:left="-1241" w:right="10948" w:firstLine="0"/>
        <w:jc w:val="left"/>
        <w:rPr>
          <w:bCs/>
          <w:sz w:val="24"/>
          <w:szCs w:val="24"/>
        </w:rPr>
      </w:pPr>
    </w:p>
    <w:p w14:paraId="324135DE" w14:textId="4EF4778F" w:rsidR="00836360" w:rsidRDefault="00836360">
      <w:pPr>
        <w:spacing w:after="0" w:line="259" w:lineRule="auto"/>
        <w:ind w:left="-1241" w:right="10948" w:firstLine="0"/>
        <w:jc w:val="left"/>
        <w:rPr>
          <w:bCs/>
          <w:sz w:val="24"/>
          <w:szCs w:val="24"/>
        </w:rPr>
      </w:pPr>
    </w:p>
    <w:p w14:paraId="0ABC450B" w14:textId="53512507" w:rsidR="00836360" w:rsidRDefault="00836360">
      <w:pPr>
        <w:spacing w:after="0" w:line="259" w:lineRule="auto"/>
        <w:ind w:left="-1241" w:right="10948" w:firstLine="0"/>
        <w:jc w:val="left"/>
        <w:rPr>
          <w:bCs/>
          <w:sz w:val="24"/>
          <w:szCs w:val="24"/>
        </w:rPr>
      </w:pPr>
    </w:p>
    <w:p w14:paraId="73B15DBB" w14:textId="589BF762" w:rsidR="00836360" w:rsidRDefault="00836360">
      <w:pPr>
        <w:spacing w:after="0" w:line="259" w:lineRule="auto"/>
        <w:ind w:left="-1241" w:right="10948" w:firstLine="0"/>
        <w:jc w:val="left"/>
        <w:rPr>
          <w:bCs/>
          <w:sz w:val="24"/>
          <w:szCs w:val="24"/>
        </w:rPr>
      </w:pPr>
    </w:p>
    <w:p w14:paraId="7665CB9C" w14:textId="49E59285" w:rsidR="00836360" w:rsidRDefault="00836360">
      <w:pPr>
        <w:spacing w:after="0" w:line="259" w:lineRule="auto"/>
        <w:ind w:left="-1241" w:right="10948" w:firstLine="0"/>
        <w:jc w:val="left"/>
        <w:rPr>
          <w:bCs/>
          <w:sz w:val="24"/>
          <w:szCs w:val="24"/>
        </w:rPr>
      </w:pPr>
    </w:p>
    <w:p w14:paraId="3A412977" w14:textId="762DD79B" w:rsidR="00836360" w:rsidRDefault="00836360">
      <w:pPr>
        <w:spacing w:after="0" w:line="259" w:lineRule="auto"/>
        <w:ind w:left="-1241" w:right="10948" w:firstLine="0"/>
        <w:jc w:val="left"/>
        <w:rPr>
          <w:bCs/>
          <w:sz w:val="24"/>
          <w:szCs w:val="24"/>
        </w:rPr>
      </w:pPr>
    </w:p>
    <w:p w14:paraId="70E09591" w14:textId="69C7E53A" w:rsidR="00836360" w:rsidRDefault="00836360">
      <w:pPr>
        <w:spacing w:after="0" w:line="259" w:lineRule="auto"/>
        <w:ind w:left="-1241" w:right="10948" w:firstLine="0"/>
        <w:jc w:val="left"/>
        <w:rPr>
          <w:bCs/>
          <w:sz w:val="24"/>
          <w:szCs w:val="24"/>
        </w:rPr>
      </w:pPr>
    </w:p>
    <w:p w14:paraId="72D6C59F" w14:textId="5F5C4BA7" w:rsidR="00836360" w:rsidRDefault="00836360">
      <w:pPr>
        <w:spacing w:after="0" w:line="259" w:lineRule="auto"/>
        <w:ind w:left="-1241" w:right="10948" w:firstLine="0"/>
        <w:jc w:val="left"/>
        <w:rPr>
          <w:bCs/>
          <w:sz w:val="24"/>
          <w:szCs w:val="24"/>
        </w:rPr>
      </w:pPr>
    </w:p>
    <w:p w14:paraId="34685EF9" w14:textId="1A5CF367" w:rsidR="00836360" w:rsidRDefault="003B6CCC">
      <w:pPr>
        <w:spacing w:after="0" w:line="259" w:lineRule="auto"/>
        <w:ind w:left="-1241" w:right="10948" w:firstLine="0"/>
        <w:jc w:val="left"/>
        <w:rPr>
          <w:bCs/>
          <w:sz w:val="24"/>
          <w:szCs w:val="24"/>
        </w:rPr>
      </w:pPr>
      <w:r>
        <w:rPr>
          <w:bCs/>
          <w:noProof/>
          <w:sz w:val="24"/>
          <w:szCs w:val="24"/>
        </w:rPr>
        <mc:AlternateContent>
          <mc:Choice Requires="wps">
            <w:drawing>
              <wp:anchor distT="0" distB="0" distL="114300" distR="114300" simplePos="0" relativeHeight="251674624" behindDoc="0" locked="0" layoutInCell="1" allowOverlap="1" wp14:anchorId="1B08F09F" wp14:editId="2150230A">
                <wp:simplePos x="0" y="0"/>
                <wp:positionH relativeFrom="column">
                  <wp:posOffset>1364615</wp:posOffset>
                </wp:positionH>
                <wp:positionV relativeFrom="paragraph">
                  <wp:posOffset>-344805</wp:posOffset>
                </wp:positionV>
                <wp:extent cx="2863215" cy="706120"/>
                <wp:effectExtent l="0" t="0" r="0" b="0"/>
                <wp:wrapNone/>
                <wp:docPr id="47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215" cy="706120"/>
                        </a:xfrm>
                        <a:prstGeom prst="rect">
                          <a:avLst/>
                        </a:prstGeom>
                        <a:noFill/>
                        <a:ln w="6350">
                          <a:noFill/>
                        </a:ln>
                      </wps:spPr>
                      <wps:txbx>
                        <w:txbxContent>
                          <w:p w14:paraId="2E0BD80C" w14:textId="5A38BF9E" w:rsidR="004C015A" w:rsidRPr="001C30CB" w:rsidRDefault="004C015A" w:rsidP="001C30CB">
                            <w:pPr>
                              <w:spacing w:line="256" w:lineRule="auto"/>
                              <w:ind w:left="772" w:right="552"/>
                              <w:jc w:val="center"/>
                              <w:rPr>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08F09F" id="Text Box 66" o:spid="_x0000_s1031" type="#_x0000_t202" style="position:absolute;left:0;text-align:left;margin-left:107.45pt;margin-top:-27.15pt;width:225.45pt;height:5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" filled="f" stroked="f" strokeweight=".5pt">
                <v:textbox>
                  <w:txbxContent>
                    <w:p w14:paraId="2E0BD80C" w14:textId="5A38BF9E" w:rsidR="004C015A" w:rsidRPr="001C30CB" w:rsidRDefault="004C015A" w:rsidP="001C30CB">
                      <w:pPr>
                        <w:spacing w:line="256" w:lineRule="auto"/>
                        <w:ind w:left="772" w:right="552"/>
                        <w:jc w:val="center"/>
                        <w:rPr>
                          <w:b/>
                          <w:sz w:val="32"/>
                        </w:rPr>
                      </w:pPr>
                    </w:p>
                  </w:txbxContent>
                </v:textbox>
              </v:shape>
            </w:pict>
          </mc:Fallback>
        </mc:AlternateContent>
      </w:r>
    </w:p>
    <w:p w14:paraId="231033D3" w14:textId="1037582B" w:rsidR="00836360" w:rsidRDefault="00836360">
      <w:pPr>
        <w:spacing w:after="0" w:line="259" w:lineRule="auto"/>
        <w:ind w:left="-1241" w:right="10948" w:firstLine="0"/>
        <w:jc w:val="left"/>
        <w:rPr>
          <w:bCs/>
          <w:sz w:val="24"/>
          <w:szCs w:val="24"/>
        </w:rPr>
      </w:pPr>
    </w:p>
    <w:p w14:paraId="3FA0F66D" w14:textId="21313302" w:rsidR="00836360" w:rsidRDefault="00836360">
      <w:pPr>
        <w:spacing w:after="0" w:line="259" w:lineRule="auto"/>
        <w:ind w:left="-1241" w:right="10948" w:firstLine="0"/>
        <w:jc w:val="left"/>
        <w:rPr>
          <w:bCs/>
          <w:sz w:val="24"/>
          <w:szCs w:val="24"/>
        </w:rPr>
      </w:pPr>
    </w:p>
    <w:p w14:paraId="1D1A8619" w14:textId="7E224158" w:rsidR="00836360" w:rsidRDefault="00836360">
      <w:pPr>
        <w:spacing w:after="0" w:line="259" w:lineRule="auto"/>
        <w:ind w:left="-1241" w:right="10948" w:firstLine="0"/>
        <w:jc w:val="left"/>
        <w:rPr>
          <w:bCs/>
          <w:sz w:val="24"/>
          <w:szCs w:val="24"/>
        </w:rPr>
      </w:pPr>
    </w:p>
    <w:p w14:paraId="1D972009" w14:textId="4D55DC9E" w:rsidR="00836360" w:rsidRDefault="00836360">
      <w:pPr>
        <w:spacing w:after="0" w:line="259" w:lineRule="auto"/>
        <w:ind w:left="-1241" w:right="10948" w:firstLine="0"/>
        <w:jc w:val="left"/>
        <w:rPr>
          <w:bCs/>
          <w:sz w:val="24"/>
          <w:szCs w:val="24"/>
        </w:rPr>
      </w:pPr>
    </w:p>
    <w:p w14:paraId="49B4C087" w14:textId="233F5AF1" w:rsidR="00836360" w:rsidRDefault="00836360">
      <w:pPr>
        <w:spacing w:after="0" w:line="259" w:lineRule="auto"/>
        <w:ind w:left="-1241" w:right="10948" w:firstLine="0"/>
        <w:jc w:val="left"/>
        <w:rPr>
          <w:bCs/>
          <w:sz w:val="24"/>
          <w:szCs w:val="24"/>
        </w:rPr>
      </w:pPr>
    </w:p>
    <w:p w14:paraId="364ACAEB" w14:textId="09C894F2" w:rsidR="00836360" w:rsidRDefault="00836360">
      <w:pPr>
        <w:spacing w:after="0" w:line="259" w:lineRule="auto"/>
        <w:ind w:left="-1241" w:right="10948" w:firstLine="0"/>
        <w:jc w:val="left"/>
        <w:rPr>
          <w:bCs/>
          <w:sz w:val="24"/>
          <w:szCs w:val="24"/>
        </w:rPr>
      </w:pPr>
    </w:p>
    <w:p w14:paraId="6E5764F9" w14:textId="78177772" w:rsidR="00836360" w:rsidRDefault="00836360">
      <w:pPr>
        <w:spacing w:after="0" w:line="259" w:lineRule="auto"/>
        <w:ind w:left="-1241" w:right="10948" w:firstLine="0"/>
        <w:jc w:val="left"/>
        <w:rPr>
          <w:bCs/>
          <w:sz w:val="24"/>
          <w:szCs w:val="24"/>
        </w:rPr>
      </w:pPr>
    </w:p>
    <w:p w14:paraId="29C988DD" w14:textId="3C3C6559" w:rsidR="00836360" w:rsidRDefault="00836360">
      <w:pPr>
        <w:spacing w:after="0" w:line="259" w:lineRule="auto"/>
        <w:ind w:left="-1241" w:right="10948" w:firstLine="0"/>
        <w:jc w:val="left"/>
        <w:rPr>
          <w:bCs/>
          <w:sz w:val="24"/>
          <w:szCs w:val="24"/>
        </w:rPr>
      </w:pPr>
    </w:p>
    <w:p w14:paraId="3394490C" w14:textId="4FED48A3" w:rsidR="00836360" w:rsidRDefault="00836360">
      <w:pPr>
        <w:spacing w:after="0" w:line="259" w:lineRule="auto"/>
        <w:ind w:left="-1241" w:right="10948" w:firstLine="0"/>
        <w:jc w:val="left"/>
        <w:rPr>
          <w:bCs/>
          <w:sz w:val="24"/>
          <w:szCs w:val="24"/>
        </w:rPr>
      </w:pPr>
    </w:p>
    <w:p w14:paraId="5AC32521" w14:textId="5053ADA8" w:rsidR="00836360" w:rsidRDefault="00836360">
      <w:pPr>
        <w:spacing w:after="0" w:line="259" w:lineRule="auto"/>
        <w:ind w:left="-1241" w:right="10948" w:firstLine="0"/>
        <w:jc w:val="left"/>
        <w:rPr>
          <w:bCs/>
          <w:sz w:val="24"/>
          <w:szCs w:val="24"/>
        </w:rPr>
      </w:pPr>
    </w:p>
    <w:p w14:paraId="0B743FAE" w14:textId="5FC6DBE3" w:rsidR="00836360" w:rsidRDefault="00836360">
      <w:pPr>
        <w:spacing w:after="0" w:line="259" w:lineRule="auto"/>
        <w:ind w:left="-1241" w:right="10948" w:firstLine="0"/>
        <w:jc w:val="left"/>
        <w:rPr>
          <w:bCs/>
          <w:sz w:val="24"/>
          <w:szCs w:val="24"/>
        </w:rPr>
      </w:pPr>
    </w:p>
    <w:p w14:paraId="05BB9DC7" w14:textId="41FAC177" w:rsidR="00836360" w:rsidRDefault="00836360">
      <w:pPr>
        <w:spacing w:after="0" w:line="259" w:lineRule="auto"/>
        <w:ind w:left="-1241" w:right="10948" w:firstLine="0"/>
        <w:jc w:val="left"/>
        <w:rPr>
          <w:bCs/>
          <w:sz w:val="24"/>
          <w:szCs w:val="24"/>
        </w:rPr>
      </w:pPr>
    </w:p>
    <w:p w14:paraId="09A08B2D" w14:textId="0E4B881F" w:rsidR="00836360" w:rsidRDefault="00836360">
      <w:pPr>
        <w:spacing w:after="0" w:line="259" w:lineRule="auto"/>
        <w:ind w:left="-1241" w:right="10948" w:firstLine="0"/>
        <w:jc w:val="left"/>
        <w:rPr>
          <w:bCs/>
          <w:sz w:val="24"/>
          <w:szCs w:val="24"/>
        </w:rPr>
      </w:pPr>
    </w:p>
    <w:p w14:paraId="6F07F371" w14:textId="6D56D511" w:rsidR="00836360" w:rsidRDefault="00836360">
      <w:pPr>
        <w:spacing w:after="0" w:line="259" w:lineRule="auto"/>
        <w:ind w:left="-1241" w:right="10948" w:firstLine="0"/>
        <w:jc w:val="left"/>
        <w:rPr>
          <w:bCs/>
          <w:sz w:val="24"/>
          <w:szCs w:val="24"/>
        </w:rPr>
      </w:pPr>
    </w:p>
    <w:p w14:paraId="1F133BCD" w14:textId="320224B5" w:rsidR="00836360" w:rsidRDefault="00836360">
      <w:pPr>
        <w:spacing w:after="0" w:line="259" w:lineRule="auto"/>
        <w:ind w:left="-1241" w:right="10948" w:firstLine="0"/>
        <w:jc w:val="left"/>
        <w:rPr>
          <w:bCs/>
          <w:sz w:val="24"/>
          <w:szCs w:val="24"/>
        </w:rPr>
      </w:pPr>
    </w:p>
    <w:p w14:paraId="3FE9E3CA" w14:textId="78441B23" w:rsidR="00836360" w:rsidRDefault="00836360">
      <w:pPr>
        <w:spacing w:after="0" w:line="259" w:lineRule="auto"/>
        <w:ind w:left="-1241" w:right="10948" w:firstLine="0"/>
        <w:jc w:val="left"/>
        <w:rPr>
          <w:bCs/>
          <w:sz w:val="24"/>
          <w:szCs w:val="24"/>
        </w:rPr>
      </w:pPr>
    </w:p>
    <w:p w14:paraId="0AD49EB1" w14:textId="10994F6A" w:rsidR="00836360" w:rsidRDefault="00836360">
      <w:pPr>
        <w:spacing w:after="0" w:line="259" w:lineRule="auto"/>
        <w:ind w:left="-1241" w:right="10948" w:firstLine="0"/>
        <w:jc w:val="left"/>
        <w:rPr>
          <w:bCs/>
          <w:sz w:val="24"/>
          <w:szCs w:val="24"/>
        </w:rPr>
      </w:pPr>
    </w:p>
    <w:p w14:paraId="19D8ABC5" w14:textId="7CF87DA6" w:rsidR="00836360" w:rsidRDefault="00836360">
      <w:pPr>
        <w:spacing w:after="0" w:line="259" w:lineRule="auto"/>
        <w:ind w:left="-1241" w:right="10948" w:firstLine="0"/>
        <w:jc w:val="left"/>
        <w:rPr>
          <w:bCs/>
          <w:sz w:val="24"/>
          <w:szCs w:val="24"/>
        </w:rPr>
      </w:pPr>
    </w:p>
    <w:p w14:paraId="28425246" w14:textId="0CDD0E8A" w:rsidR="00836360" w:rsidRDefault="00836360">
      <w:pPr>
        <w:spacing w:after="0" w:line="259" w:lineRule="auto"/>
        <w:ind w:left="-1241" w:right="10948" w:firstLine="0"/>
        <w:jc w:val="left"/>
        <w:rPr>
          <w:bCs/>
          <w:sz w:val="24"/>
          <w:szCs w:val="24"/>
        </w:rPr>
      </w:pPr>
    </w:p>
    <w:p w14:paraId="135B19A1" w14:textId="77777777" w:rsidR="00836360" w:rsidRDefault="00836360">
      <w:pPr>
        <w:spacing w:after="0" w:line="259" w:lineRule="auto"/>
        <w:ind w:left="-1241" w:right="10948" w:firstLine="0"/>
        <w:jc w:val="left"/>
        <w:rPr>
          <w:bCs/>
          <w:sz w:val="24"/>
          <w:szCs w:val="24"/>
        </w:rPr>
      </w:pPr>
    </w:p>
    <w:p w14:paraId="28F2F2EE" w14:textId="77777777" w:rsidR="00836360" w:rsidRDefault="00836360">
      <w:pPr>
        <w:spacing w:after="0" w:line="259" w:lineRule="auto"/>
        <w:ind w:left="-1241" w:right="10948" w:firstLine="0"/>
        <w:jc w:val="left"/>
        <w:rPr>
          <w:bCs/>
          <w:sz w:val="24"/>
          <w:szCs w:val="24"/>
        </w:rPr>
      </w:pPr>
    </w:p>
    <w:p w14:paraId="0B5E6C35" w14:textId="77777777" w:rsidR="00836360" w:rsidRDefault="00836360">
      <w:pPr>
        <w:spacing w:after="0" w:line="259" w:lineRule="auto"/>
        <w:ind w:left="-1241" w:right="10948" w:firstLine="0"/>
        <w:jc w:val="left"/>
        <w:rPr>
          <w:bCs/>
          <w:sz w:val="24"/>
          <w:szCs w:val="24"/>
        </w:rPr>
      </w:pPr>
    </w:p>
    <w:p w14:paraId="4069D544" w14:textId="2D7ABD3C" w:rsidR="00836360" w:rsidRDefault="00836360">
      <w:pPr>
        <w:spacing w:after="0" w:line="259" w:lineRule="auto"/>
        <w:ind w:left="-1241" w:right="10948" w:firstLine="0"/>
        <w:jc w:val="left"/>
        <w:rPr>
          <w:bCs/>
          <w:sz w:val="24"/>
          <w:szCs w:val="24"/>
        </w:rPr>
      </w:pPr>
    </w:p>
    <w:p w14:paraId="37276B65" w14:textId="060AD926" w:rsidR="00836360" w:rsidRDefault="00836360">
      <w:pPr>
        <w:spacing w:after="0" w:line="259" w:lineRule="auto"/>
        <w:ind w:left="-1241" w:right="10948" w:firstLine="0"/>
        <w:jc w:val="left"/>
        <w:rPr>
          <w:bCs/>
          <w:sz w:val="24"/>
          <w:szCs w:val="24"/>
        </w:rPr>
      </w:pPr>
    </w:p>
    <w:p w14:paraId="7E4FC56C" w14:textId="2CEE56E4" w:rsidR="00836360" w:rsidRDefault="00836360">
      <w:pPr>
        <w:spacing w:after="0" w:line="259" w:lineRule="auto"/>
        <w:ind w:left="-1241" w:right="10948" w:firstLine="0"/>
        <w:jc w:val="left"/>
        <w:rPr>
          <w:bCs/>
          <w:sz w:val="24"/>
          <w:szCs w:val="24"/>
        </w:rPr>
      </w:pPr>
    </w:p>
    <w:p w14:paraId="5555C83A" w14:textId="77777777" w:rsidR="00836360" w:rsidRDefault="00836360">
      <w:pPr>
        <w:spacing w:after="0" w:line="259" w:lineRule="auto"/>
        <w:ind w:left="-1241" w:right="10948" w:firstLine="0"/>
        <w:jc w:val="left"/>
        <w:rPr>
          <w:bCs/>
          <w:sz w:val="24"/>
          <w:szCs w:val="24"/>
        </w:rPr>
      </w:pPr>
    </w:p>
    <w:p w14:paraId="56EF4CFC" w14:textId="77777777" w:rsidR="00836360" w:rsidRDefault="00836360">
      <w:pPr>
        <w:spacing w:after="0" w:line="259" w:lineRule="auto"/>
        <w:ind w:left="-1241" w:right="10948" w:firstLine="0"/>
        <w:jc w:val="left"/>
        <w:rPr>
          <w:bCs/>
          <w:sz w:val="24"/>
          <w:szCs w:val="24"/>
        </w:rPr>
      </w:pPr>
    </w:p>
    <w:p w14:paraId="550C3CCB" w14:textId="77777777" w:rsidR="00746F8A" w:rsidRDefault="00746F8A" w:rsidP="00D73969">
      <w:pPr>
        <w:spacing w:after="0" w:line="256" w:lineRule="auto"/>
        <w:ind w:left="853" w:right="635"/>
        <w:jc w:val="center"/>
        <w:rPr>
          <w:b/>
          <w:sz w:val="44"/>
        </w:rPr>
      </w:pPr>
    </w:p>
    <w:p w14:paraId="7BE337ED" w14:textId="77777777" w:rsidR="00746F8A" w:rsidRDefault="00746F8A" w:rsidP="00D73969">
      <w:pPr>
        <w:spacing w:after="0" w:line="256" w:lineRule="auto"/>
        <w:ind w:left="853" w:right="635"/>
        <w:jc w:val="center"/>
        <w:rPr>
          <w:b/>
          <w:sz w:val="44"/>
        </w:rPr>
      </w:pPr>
    </w:p>
    <w:p w14:paraId="39C247CB" w14:textId="77777777" w:rsidR="00746F8A" w:rsidRDefault="00746F8A" w:rsidP="00D73969">
      <w:pPr>
        <w:spacing w:after="0" w:line="256" w:lineRule="auto"/>
        <w:ind w:left="853" w:right="635"/>
        <w:jc w:val="center"/>
        <w:rPr>
          <w:b/>
          <w:sz w:val="44"/>
        </w:rPr>
      </w:pPr>
    </w:p>
    <w:p w14:paraId="23A1639C" w14:textId="77777777" w:rsidR="00746F8A" w:rsidRDefault="00746F8A" w:rsidP="00D73969">
      <w:pPr>
        <w:spacing w:after="0" w:line="256" w:lineRule="auto"/>
        <w:ind w:left="853" w:right="635"/>
        <w:jc w:val="center"/>
        <w:rPr>
          <w:b/>
          <w:sz w:val="44"/>
        </w:rPr>
      </w:pPr>
    </w:p>
    <w:p w14:paraId="4E1BE597" w14:textId="6D48F9BB" w:rsidR="00D73969" w:rsidRPr="001C30CB" w:rsidRDefault="00D73969" w:rsidP="00D73969">
      <w:pPr>
        <w:spacing w:after="0" w:line="256" w:lineRule="auto"/>
        <w:ind w:left="853" w:right="635"/>
        <w:jc w:val="center"/>
        <w:rPr>
          <w:b/>
          <w:sz w:val="44"/>
        </w:rPr>
      </w:pPr>
      <w:r w:rsidRPr="001C30CB">
        <w:rPr>
          <w:b/>
          <w:sz w:val="44"/>
        </w:rPr>
        <w:lastRenderedPageBreak/>
        <w:t>Chapter 09</w:t>
      </w:r>
    </w:p>
    <w:p w14:paraId="1F43BFDA" w14:textId="77777777" w:rsidR="00D73969" w:rsidRDefault="00D73969" w:rsidP="00D73969">
      <w:pPr>
        <w:spacing w:line="256" w:lineRule="auto"/>
        <w:ind w:left="772" w:right="552"/>
        <w:jc w:val="center"/>
        <w:rPr>
          <w:b/>
          <w:sz w:val="32"/>
        </w:rPr>
      </w:pPr>
      <w:r w:rsidRPr="001C30CB">
        <w:rPr>
          <w:b/>
          <w:sz w:val="32"/>
        </w:rPr>
        <w:t>TESTING</w:t>
      </w:r>
    </w:p>
    <w:p w14:paraId="1303BF92" w14:textId="658EC4BC" w:rsidR="00D73969" w:rsidRPr="00BC6580" w:rsidRDefault="00D73969" w:rsidP="00D73969">
      <w:pPr>
        <w:spacing w:line="256" w:lineRule="auto"/>
        <w:ind w:left="772" w:right="552"/>
        <w:jc w:val="left"/>
        <w:rPr>
          <w:rFonts w:ascii="Modern Love" w:hAnsi="Modern Love"/>
          <w:b/>
          <w:sz w:val="32"/>
        </w:rPr>
      </w:pPr>
      <w:r w:rsidRPr="00BC6580">
        <w:rPr>
          <w:rFonts w:ascii="Modern Love" w:hAnsi="Modern Love"/>
          <w:b/>
          <w:sz w:val="32"/>
        </w:rPr>
        <w:t>9.1 System performance</w:t>
      </w:r>
    </w:p>
    <w:p w14:paraId="7AF2FE78" w14:textId="77777777" w:rsidR="008B2071" w:rsidRPr="00BC6580" w:rsidRDefault="008B2071" w:rsidP="008B2071">
      <w:pPr>
        <w:spacing w:line="256" w:lineRule="auto"/>
        <w:ind w:left="772" w:right="552"/>
        <w:jc w:val="left"/>
        <w:rPr>
          <w:rFonts w:ascii="Magneto" w:hAnsi="Magneto"/>
          <w:sz w:val="24"/>
          <w:szCs w:val="24"/>
        </w:rPr>
      </w:pPr>
      <w:r w:rsidRPr="00BC6580">
        <w:rPr>
          <w:rFonts w:ascii="Magneto" w:hAnsi="Magneto"/>
          <w:sz w:val="24"/>
          <w:szCs w:val="24"/>
        </w:rPr>
        <w:t>1. User Authentication (Login/Signup):</w:t>
      </w:r>
    </w:p>
    <w:p w14:paraId="57192D57" w14:textId="77777777" w:rsidR="008B2071" w:rsidRPr="00BC6580" w:rsidRDefault="008B2071">
      <w:pPr>
        <w:numPr>
          <w:ilvl w:val="0"/>
          <w:numId w:val="14"/>
        </w:numPr>
        <w:spacing w:line="256" w:lineRule="auto"/>
        <w:ind w:right="552"/>
        <w:jc w:val="left"/>
        <w:rPr>
          <w:rFonts w:ascii="Bahnschrift Condensed" w:hAnsi="Bahnschrift Condensed"/>
          <w:sz w:val="24"/>
          <w:szCs w:val="24"/>
        </w:rPr>
      </w:pPr>
      <w:r w:rsidRPr="00BC6580">
        <w:rPr>
          <w:rFonts w:ascii="Harlow Solid Italic" w:hAnsi="Harlow Solid Italic"/>
          <w:sz w:val="24"/>
          <w:szCs w:val="24"/>
        </w:rPr>
        <w:t>Database Query:</w:t>
      </w:r>
      <w:r w:rsidRPr="008B2071">
        <w:rPr>
          <w:sz w:val="24"/>
          <w:szCs w:val="24"/>
        </w:rPr>
        <w:t xml:space="preserve"> </w:t>
      </w:r>
      <w:r w:rsidRPr="00BC6580">
        <w:rPr>
          <w:rFonts w:ascii="Bahnschrift Condensed" w:hAnsi="Bahnschrift Condensed"/>
          <w:sz w:val="24"/>
          <w:szCs w:val="24"/>
        </w:rPr>
        <w:t xml:space="preserve">The core operation is a database query to check if the username exists and then another to check the contact. In a well-indexed database, these queries would typically be </w:t>
      </w:r>
      <w:proofErr w:type="gramStart"/>
      <w:r w:rsidRPr="00BC6580">
        <w:rPr>
          <w:rFonts w:ascii="Bahnschrift Condensed" w:hAnsi="Bahnschrift Condensed"/>
          <w:sz w:val="24"/>
          <w:szCs w:val="24"/>
        </w:rPr>
        <w:t>O(</w:t>
      </w:r>
      <w:proofErr w:type="gramEnd"/>
      <w:r w:rsidRPr="00BC6580">
        <w:rPr>
          <w:rFonts w:ascii="Bahnschrift Condensed" w:hAnsi="Bahnschrift Condensed"/>
          <w:sz w:val="24"/>
          <w:szCs w:val="24"/>
        </w:rPr>
        <w:t>log n), where n is the number of users.</w:t>
      </w:r>
    </w:p>
    <w:p w14:paraId="7BED443C" w14:textId="77777777" w:rsidR="008B2071" w:rsidRPr="00BC6580" w:rsidRDefault="008B2071">
      <w:pPr>
        <w:numPr>
          <w:ilvl w:val="0"/>
          <w:numId w:val="14"/>
        </w:numPr>
        <w:spacing w:line="256" w:lineRule="auto"/>
        <w:ind w:right="552"/>
        <w:jc w:val="left"/>
        <w:rPr>
          <w:rFonts w:ascii="Bahnschrift Condensed" w:hAnsi="Bahnschrift Condensed"/>
          <w:sz w:val="24"/>
          <w:szCs w:val="24"/>
        </w:rPr>
      </w:pPr>
      <w:r w:rsidRPr="00BC6580">
        <w:rPr>
          <w:rFonts w:ascii="Harlow Solid Italic" w:hAnsi="Harlow Solid Italic"/>
          <w:sz w:val="24"/>
          <w:szCs w:val="24"/>
        </w:rPr>
        <w:t>Overall:</w:t>
      </w:r>
      <w:r w:rsidRPr="008B2071">
        <w:rPr>
          <w:sz w:val="24"/>
          <w:szCs w:val="24"/>
        </w:rPr>
        <w:t xml:space="preserve"> </w:t>
      </w:r>
      <w:r w:rsidRPr="00BC6580">
        <w:rPr>
          <w:rFonts w:ascii="Bahnschrift Condensed" w:hAnsi="Bahnschrift Condensed"/>
          <w:sz w:val="24"/>
          <w:szCs w:val="24"/>
        </w:rPr>
        <w:t xml:space="preserve">The dominant operation is the database query, so the overall Big O notation for user authentication is </w:t>
      </w:r>
      <w:proofErr w:type="gramStart"/>
      <w:r w:rsidRPr="00BC6580">
        <w:rPr>
          <w:rFonts w:ascii="Bahnschrift Condensed" w:hAnsi="Bahnschrift Condensed"/>
          <w:sz w:val="24"/>
          <w:szCs w:val="24"/>
        </w:rPr>
        <w:t>O(</w:t>
      </w:r>
      <w:proofErr w:type="gramEnd"/>
      <w:r w:rsidRPr="00BC6580">
        <w:rPr>
          <w:rFonts w:ascii="Bahnschrift Condensed" w:hAnsi="Bahnschrift Condensed"/>
          <w:sz w:val="24"/>
          <w:szCs w:val="24"/>
        </w:rPr>
        <w:t>log n).</w:t>
      </w:r>
    </w:p>
    <w:p w14:paraId="585FA5A3" w14:textId="77777777" w:rsidR="008B2071" w:rsidRPr="008B2071" w:rsidRDefault="008B2071" w:rsidP="008B2071">
      <w:pPr>
        <w:spacing w:line="256" w:lineRule="auto"/>
        <w:ind w:left="772" w:right="552"/>
        <w:jc w:val="left"/>
        <w:rPr>
          <w:sz w:val="24"/>
          <w:szCs w:val="24"/>
        </w:rPr>
      </w:pPr>
      <w:r w:rsidRPr="00BC6580">
        <w:rPr>
          <w:rFonts w:ascii="Magneto" w:hAnsi="Magneto"/>
          <w:sz w:val="24"/>
          <w:szCs w:val="24"/>
        </w:rPr>
        <w:t>2. Inspiration Generation</w:t>
      </w:r>
      <w:r w:rsidRPr="008B2071">
        <w:rPr>
          <w:sz w:val="24"/>
          <w:szCs w:val="24"/>
        </w:rPr>
        <w:t>:</w:t>
      </w:r>
    </w:p>
    <w:p w14:paraId="68623129" w14:textId="77777777" w:rsidR="008B2071" w:rsidRPr="008B2071" w:rsidRDefault="008B2071">
      <w:pPr>
        <w:numPr>
          <w:ilvl w:val="0"/>
          <w:numId w:val="15"/>
        </w:numPr>
        <w:spacing w:line="256" w:lineRule="auto"/>
        <w:ind w:right="552"/>
        <w:jc w:val="left"/>
        <w:rPr>
          <w:sz w:val="24"/>
          <w:szCs w:val="24"/>
        </w:rPr>
      </w:pPr>
      <w:r w:rsidRPr="00BC6580">
        <w:rPr>
          <w:rFonts w:ascii="Harlow Solid Italic" w:hAnsi="Harlow Solid Italic"/>
          <w:sz w:val="24"/>
          <w:szCs w:val="24"/>
        </w:rPr>
        <w:t>Array Access</w:t>
      </w:r>
      <w:r w:rsidRPr="008B2071">
        <w:rPr>
          <w:sz w:val="24"/>
          <w:szCs w:val="24"/>
        </w:rPr>
        <w:t xml:space="preserve">: </w:t>
      </w:r>
      <w:r w:rsidRPr="00BC6580">
        <w:rPr>
          <w:rFonts w:ascii="Bahnschrift Condensed" w:hAnsi="Bahnschrift Condensed"/>
          <w:sz w:val="24"/>
          <w:szCs w:val="24"/>
        </w:rPr>
        <w:t>This involves retrieving a random element from an array. Array access is a constant-time operation.</w:t>
      </w:r>
    </w:p>
    <w:p w14:paraId="1A04CEA9" w14:textId="77777777" w:rsidR="008B2071" w:rsidRPr="00BC6580" w:rsidRDefault="008B2071">
      <w:pPr>
        <w:numPr>
          <w:ilvl w:val="0"/>
          <w:numId w:val="15"/>
        </w:numPr>
        <w:spacing w:line="256" w:lineRule="auto"/>
        <w:ind w:right="552"/>
        <w:jc w:val="left"/>
        <w:rPr>
          <w:rFonts w:ascii="Bahnschrift Condensed" w:hAnsi="Bahnschrift Condensed"/>
          <w:sz w:val="24"/>
          <w:szCs w:val="24"/>
        </w:rPr>
      </w:pPr>
      <w:r w:rsidRPr="00BC6580">
        <w:rPr>
          <w:rFonts w:ascii="Harlow Solid Italic" w:hAnsi="Harlow Solid Italic"/>
          <w:sz w:val="24"/>
          <w:szCs w:val="24"/>
        </w:rPr>
        <w:t>Overall:</w:t>
      </w:r>
      <w:r w:rsidRPr="008B2071">
        <w:rPr>
          <w:sz w:val="24"/>
          <w:szCs w:val="24"/>
        </w:rPr>
        <w:t xml:space="preserve"> </w:t>
      </w:r>
      <w:r w:rsidRPr="00BC6580">
        <w:rPr>
          <w:rFonts w:ascii="Bahnschrift Condensed" w:hAnsi="Bahnschrift Condensed"/>
          <w:sz w:val="24"/>
          <w:szCs w:val="24"/>
        </w:rPr>
        <w:t xml:space="preserve">The Big O notation for inspiration generation is </w:t>
      </w:r>
      <w:proofErr w:type="gramStart"/>
      <w:r w:rsidRPr="00BC6580">
        <w:rPr>
          <w:rFonts w:ascii="Bahnschrift Condensed" w:hAnsi="Bahnschrift Condensed"/>
          <w:sz w:val="24"/>
          <w:szCs w:val="24"/>
        </w:rPr>
        <w:t>O(</w:t>
      </w:r>
      <w:proofErr w:type="gramEnd"/>
      <w:r w:rsidRPr="00BC6580">
        <w:rPr>
          <w:rFonts w:ascii="Bahnschrift Condensed" w:hAnsi="Bahnschrift Condensed"/>
          <w:sz w:val="24"/>
          <w:szCs w:val="24"/>
        </w:rPr>
        <w:t>1).</w:t>
      </w:r>
    </w:p>
    <w:p w14:paraId="4578D7ED" w14:textId="77777777" w:rsidR="008B2071" w:rsidRPr="00A13B6C" w:rsidRDefault="008B2071" w:rsidP="008B2071">
      <w:pPr>
        <w:spacing w:line="256" w:lineRule="auto"/>
        <w:ind w:left="772" w:right="552"/>
        <w:jc w:val="left"/>
        <w:rPr>
          <w:rFonts w:ascii="Magneto" w:hAnsi="Magneto"/>
          <w:sz w:val="24"/>
          <w:szCs w:val="24"/>
        </w:rPr>
      </w:pPr>
      <w:r w:rsidRPr="00A13B6C">
        <w:rPr>
          <w:rFonts w:ascii="Magneto" w:hAnsi="Magneto"/>
          <w:sz w:val="24"/>
          <w:szCs w:val="24"/>
        </w:rPr>
        <w:t>3. File Storage (Store/Sell/Certify):</w:t>
      </w:r>
    </w:p>
    <w:p w14:paraId="48007138" w14:textId="77777777" w:rsidR="008B2071" w:rsidRPr="00A13B6C" w:rsidRDefault="008B2071">
      <w:pPr>
        <w:numPr>
          <w:ilvl w:val="0"/>
          <w:numId w:val="16"/>
        </w:numPr>
        <w:spacing w:line="256" w:lineRule="auto"/>
        <w:ind w:right="552"/>
        <w:jc w:val="left"/>
        <w:rPr>
          <w:rFonts w:ascii="Bahnschrift Condensed" w:hAnsi="Bahnschrift Condensed"/>
          <w:sz w:val="24"/>
          <w:szCs w:val="24"/>
        </w:rPr>
      </w:pPr>
      <w:r w:rsidRPr="00A13B6C">
        <w:rPr>
          <w:rFonts w:ascii="Harlow Solid Italic" w:hAnsi="Harlow Solid Italic"/>
          <w:sz w:val="24"/>
          <w:szCs w:val="24"/>
        </w:rPr>
        <w:t>File I/O:</w:t>
      </w:r>
      <w:r w:rsidRPr="008B2071">
        <w:rPr>
          <w:sz w:val="24"/>
          <w:szCs w:val="24"/>
        </w:rPr>
        <w:t xml:space="preserve"> </w:t>
      </w:r>
      <w:r w:rsidRPr="00A13B6C">
        <w:rPr>
          <w:rFonts w:ascii="Bahnschrift Condensed" w:hAnsi="Bahnschrift Condensed"/>
          <w:sz w:val="24"/>
          <w:szCs w:val="24"/>
        </w:rPr>
        <w:t>Saving the file to the file system is dependent on the file size. Let's assume the file size is 'm'. This would be O(m).</w:t>
      </w:r>
    </w:p>
    <w:p w14:paraId="54044E2E" w14:textId="77777777" w:rsidR="008B2071" w:rsidRPr="00A13B6C" w:rsidRDefault="008B2071">
      <w:pPr>
        <w:numPr>
          <w:ilvl w:val="0"/>
          <w:numId w:val="16"/>
        </w:numPr>
        <w:spacing w:line="256" w:lineRule="auto"/>
        <w:ind w:right="552"/>
        <w:jc w:val="left"/>
        <w:rPr>
          <w:rFonts w:ascii="Bahnschrift Condensed" w:hAnsi="Bahnschrift Condensed"/>
          <w:sz w:val="24"/>
          <w:szCs w:val="24"/>
        </w:rPr>
      </w:pPr>
      <w:r w:rsidRPr="00A13B6C">
        <w:rPr>
          <w:rFonts w:ascii="Harlow Solid Italic" w:hAnsi="Harlow Solid Italic"/>
          <w:sz w:val="24"/>
          <w:szCs w:val="24"/>
        </w:rPr>
        <w:t>Database Insertion</w:t>
      </w:r>
      <w:r w:rsidRPr="008B2071">
        <w:rPr>
          <w:sz w:val="24"/>
          <w:szCs w:val="24"/>
        </w:rPr>
        <w:t xml:space="preserve">: </w:t>
      </w:r>
      <w:r w:rsidRPr="00A13B6C">
        <w:rPr>
          <w:rFonts w:ascii="Bahnschrift Condensed" w:hAnsi="Bahnschrift Condensed"/>
          <w:sz w:val="24"/>
          <w:szCs w:val="24"/>
        </w:rPr>
        <w:t xml:space="preserve">Inserting a record into the database is typically </w:t>
      </w:r>
      <w:proofErr w:type="gramStart"/>
      <w:r w:rsidRPr="00A13B6C">
        <w:rPr>
          <w:rFonts w:ascii="Bahnschrift Condensed" w:hAnsi="Bahnschrift Condensed"/>
          <w:sz w:val="24"/>
          <w:szCs w:val="24"/>
        </w:rPr>
        <w:t>O(</w:t>
      </w:r>
      <w:proofErr w:type="gramEnd"/>
      <w:r w:rsidRPr="00A13B6C">
        <w:rPr>
          <w:rFonts w:ascii="Bahnschrift Condensed" w:hAnsi="Bahnschrift Condensed"/>
          <w:sz w:val="24"/>
          <w:szCs w:val="24"/>
        </w:rPr>
        <w:t>log n) for a well-indexed table.</w:t>
      </w:r>
    </w:p>
    <w:p w14:paraId="44381693" w14:textId="77777777" w:rsidR="008B2071" w:rsidRPr="008B2071" w:rsidRDefault="008B2071">
      <w:pPr>
        <w:numPr>
          <w:ilvl w:val="0"/>
          <w:numId w:val="16"/>
        </w:numPr>
        <w:spacing w:line="256" w:lineRule="auto"/>
        <w:ind w:right="552"/>
        <w:jc w:val="left"/>
        <w:rPr>
          <w:sz w:val="24"/>
          <w:szCs w:val="24"/>
        </w:rPr>
      </w:pPr>
      <w:r w:rsidRPr="00A13B6C">
        <w:rPr>
          <w:rFonts w:ascii="Harlow Solid Italic" w:hAnsi="Harlow Solid Italic"/>
          <w:sz w:val="24"/>
          <w:szCs w:val="24"/>
        </w:rPr>
        <w:t>Overall:</w:t>
      </w:r>
      <w:r w:rsidRPr="008B2071">
        <w:rPr>
          <w:sz w:val="24"/>
          <w:szCs w:val="24"/>
        </w:rPr>
        <w:t xml:space="preserve"> </w:t>
      </w:r>
      <w:r w:rsidRPr="00A13B6C">
        <w:rPr>
          <w:rFonts w:ascii="Bahnschrift Condensed" w:hAnsi="Bahnschrift Condensed"/>
          <w:sz w:val="24"/>
          <w:szCs w:val="24"/>
        </w:rPr>
        <w:t>The dominant operation is the file I/O, so the overall Big O notation is O(m), where 'm' is the size of the uploaded file.</w:t>
      </w:r>
    </w:p>
    <w:p w14:paraId="36C6D367" w14:textId="77777777" w:rsidR="008B2071" w:rsidRPr="00A13B6C" w:rsidRDefault="008B2071" w:rsidP="008B2071">
      <w:pPr>
        <w:spacing w:line="256" w:lineRule="auto"/>
        <w:ind w:left="772" w:right="552"/>
        <w:jc w:val="left"/>
        <w:rPr>
          <w:rFonts w:ascii="Magneto" w:hAnsi="Magneto"/>
          <w:sz w:val="24"/>
          <w:szCs w:val="24"/>
        </w:rPr>
      </w:pPr>
      <w:r w:rsidRPr="00A13B6C">
        <w:rPr>
          <w:rFonts w:ascii="Magneto" w:hAnsi="Magneto"/>
          <w:sz w:val="24"/>
          <w:szCs w:val="24"/>
        </w:rPr>
        <w:t>4. Code Uniqueness Check:</w:t>
      </w:r>
    </w:p>
    <w:p w14:paraId="04A8F3A2" w14:textId="77777777" w:rsidR="008B2071" w:rsidRPr="00A13B6C" w:rsidRDefault="008B2071">
      <w:pPr>
        <w:numPr>
          <w:ilvl w:val="0"/>
          <w:numId w:val="17"/>
        </w:numPr>
        <w:spacing w:line="256" w:lineRule="auto"/>
        <w:ind w:right="552"/>
        <w:jc w:val="left"/>
        <w:rPr>
          <w:rFonts w:ascii="Harlow Solid Italic" w:hAnsi="Harlow Solid Italic"/>
          <w:sz w:val="24"/>
          <w:szCs w:val="24"/>
        </w:rPr>
      </w:pPr>
      <w:r w:rsidRPr="00A13B6C">
        <w:rPr>
          <w:rFonts w:ascii="Harlow Solid Italic" w:hAnsi="Harlow Solid Italic"/>
          <w:sz w:val="24"/>
          <w:szCs w:val="24"/>
        </w:rPr>
        <w:t xml:space="preserve">Hashing Method: </w:t>
      </w:r>
    </w:p>
    <w:p w14:paraId="60973FD4" w14:textId="77777777" w:rsidR="008B2071" w:rsidRPr="00C639F5" w:rsidRDefault="008B2071">
      <w:pPr>
        <w:numPr>
          <w:ilvl w:val="1"/>
          <w:numId w:val="17"/>
        </w:numPr>
        <w:spacing w:line="256" w:lineRule="auto"/>
        <w:ind w:right="552"/>
        <w:jc w:val="left"/>
        <w:rPr>
          <w:rFonts w:ascii="Bahnschrift Condensed" w:hAnsi="Bahnschrift Condensed"/>
          <w:sz w:val="24"/>
          <w:szCs w:val="24"/>
        </w:rPr>
      </w:pPr>
      <w:r w:rsidRPr="00C639F5">
        <w:rPr>
          <w:rFonts w:ascii="Bahnschrift Condensed" w:hAnsi="Bahnschrift Condensed"/>
          <w:sz w:val="24"/>
          <w:szCs w:val="24"/>
        </w:rPr>
        <w:t>Calculating the hash of the program code is O(k), where k is the size of the code.</w:t>
      </w:r>
    </w:p>
    <w:p w14:paraId="257887C7" w14:textId="77777777" w:rsidR="008B2071" w:rsidRPr="00C639F5" w:rsidRDefault="008B2071">
      <w:pPr>
        <w:numPr>
          <w:ilvl w:val="1"/>
          <w:numId w:val="17"/>
        </w:numPr>
        <w:spacing w:line="256" w:lineRule="auto"/>
        <w:ind w:right="552"/>
        <w:jc w:val="left"/>
        <w:rPr>
          <w:rFonts w:ascii="Bahnschrift Condensed" w:hAnsi="Bahnschrift Condensed"/>
          <w:sz w:val="24"/>
          <w:szCs w:val="24"/>
        </w:rPr>
      </w:pPr>
      <w:r w:rsidRPr="00C639F5">
        <w:rPr>
          <w:rFonts w:ascii="Bahnschrift Condensed" w:hAnsi="Bahnschrift Condensed"/>
          <w:sz w:val="24"/>
          <w:szCs w:val="24"/>
        </w:rPr>
        <w:t xml:space="preserve">The database query to check for the hash is </w:t>
      </w:r>
      <w:proofErr w:type="gramStart"/>
      <w:r w:rsidRPr="00C639F5">
        <w:rPr>
          <w:rFonts w:ascii="Bahnschrift Condensed" w:hAnsi="Bahnschrift Condensed"/>
          <w:sz w:val="24"/>
          <w:szCs w:val="24"/>
        </w:rPr>
        <w:t>O(</w:t>
      </w:r>
      <w:proofErr w:type="gramEnd"/>
      <w:r w:rsidRPr="00C639F5">
        <w:rPr>
          <w:rFonts w:ascii="Bahnschrift Condensed" w:hAnsi="Bahnschrift Condensed"/>
          <w:sz w:val="24"/>
          <w:szCs w:val="24"/>
        </w:rPr>
        <w:t>log n).</w:t>
      </w:r>
    </w:p>
    <w:p w14:paraId="1BFD9604" w14:textId="77777777" w:rsidR="008B2071" w:rsidRPr="00C639F5" w:rsidRDefault="008B2071">
      <w:pPr>
        <w:numPr>
          <w:ilvl w:val="1"/>
          <w:numId w:val="17"/>
        </w:numPr>
        <w:spacing w:line="256" w:lineRule="auto"/>
        <w:ind w:right="552"/>
        <w:jc w:val="left"/>
        <w:rPr>
          <w:rFonts w:ascii="Bahnschrift Condensed" w:hAnsi="Bahnschrift Condensed"/>
          <w:sz w:val="24"/>
          <w:szCs w:val="24"/>
        </w:rPr>
      </w:pPr>
      <w:r w:rsidRPr="00C639F5">
        <w:rPr>
          <w:rFonts w:ascii="Bahnschrift Condensed" w:hAnsi="Bahnschrift Condensed"/>
          <w:sz w:val="24"/>
          <w:szCs w:val="24"/>
        </w:rPr>
        <w:t xml:space="preserve">Overall: The Big O notation would be </w:t>
      </w:r>
      <w:proofErr w:type="gramStart"/>
      <w:r w:rsidRPr="00C639F5">
        <w:rPr>
          <w:rFonts w:ascii="Bahnschrift Condensed" w:hAnsi="Bahnschrift Condensed"/>
          <w:sz w:val="24"/>
          <w:szCs w:val="24"/>
        </w:rPr>
        <w:t>O(</w:t>
      </w:r>
      <w:proofErr w:type="gramEnd"/>
      <w:r w:rsidRPr="00C639F5">
        <w:rPr>
          <w:rFonts w:ascii="Bahnschrift Condensed" w:hAnsi="Bahnschrift Condensed"/>
          <w:sz w:val="24"/>
          <w:szCs w:val="24"/>
        </w:rPr>
        <w:t xml:space="preserve">k + log n). If the code size is relatively small compared to the number of database entries, </w:t>
      </w:r>
      <w:proofErr w:type="gramStart"/>
      <w:r w:rsidRPr="00C639F5">
        <w:rPr>
          <w:rFonts w:ascii="Bahnschrift Condensed" w:hAnsi="Bahnschrift Condensed"/>
          <w:sz w:val="24"/>
          <w:szCs w:val="24"/>
        </w:rPr>
        <w:t>O(</w:t>
      </w:r>
      <w:proofErr w:type="gramEnd"/>
      <w:r w:rsidRPr="00C639F5">
        <w:rPr>
          <w:rFonts w:ascii="Bahnschrift Condensed" w:hAnsi="Bahnschrift Condensed"/>
          <w:sz w:val="24"/>
          <w:szCs w:val="24"/>
        </w:rPr>
        <w:t>log n) could dominate. If the code size is large, then O(k) would dominate.</w:t>
      </w:r>
    </w:p>
    <w:p w14:paraId="6A70DE2F" w14:textId="77777777" w:rsidR="008B2071" w:rsidRPr="00C639F5" w:rsidRDefault="008B2071">
      <w:pPr>
        <w:numPr>
          <w:ilvl w:val="0"/>
          <w:numId w:val="17"/>
        </w:numPr>
        <w:spacing w:line="256" w:lineRule="auto"/>
        <w:ind w:right="552"/>
        <w:jc w:val="left"/>
        <w:rPr>
          <w:rFonts w:ascii="Harlow Solid Italic" w:hAnsi="Harlow Solid Italic"/>
          <w:sz w:val="24"/>
          <w:szCs w:val="24"/>
        </w:rPr>
      </w:pPr>
      <w:r w:rsidRPr="00C639F5">
        <w:rPr>
          <w:rFonts w:ascii="Harlow Solid Italic" w:hAnsi="Harlow Solid Italic"/>
          <w:sz w:val="24"/>
          <w:szCs w:val="24"/>
        </w:rPr>
        <w:t xml:space="preserve">String Comparison Method: </w:t>
      </w:r>
    </w:p>
    <w:p w14:paraId="07089CE6" w14:textId="77777777" w:rsidR="008B2071" w:rsidRPr="00C639F5" w:rsidRDefault="008B2071">
      <w:pPr>
        <w:numPr>
          <w:ilvl w:val="1"/>
          <w:numId w:val="17"/>
        </w:numPr>
        <w:spacing w:line="256" w:lineRule="auto"/>
        <w:ind w:right="552"/>
        <w:jc w:val="left"/>
        <w:rPr>
          <w:rFonts w:ascii="Bahnschrift Condensed" w:hAnsi="Bahnschrift Condensed"/>
          <w:sz w:val="24"/>
          <w:szCs w:val="24"/>
        </w:rPr>
      </w:pPr>
      <w:r w:rsidRPr="00C639F5">
        <w:rPr>
          <w:rFonts w:ascii="Bahnschrift Condensed" w:hAnsi="Bahnschrift Condensed"/>
          <w:sz w:val="24"/>
          <w:szCs w:val="24"/>
        </w:rPr>
        <w:t>Retrieving all program codes from the database is O(n), where n is the number of inventions in the database.</w:t>
      </w:r>
    </w:p>
    <w:p w14:paraId="7077E5A4" w14:textId="77777777" w:rsidR="008B2071" w:rsidRPr="00C639F5" w:rsidRDefault="008B2071">
      <w:pPr>
        <w:numPr>
          <w:ilvl w:val="1"/>
          <w:numId w:val="17"/>
        </w:numPr>
        <w:spacing w:line="256" w:lineRule="auto"/>
        <w:ind w:right="552"/>
        <w:jc w:val="left"/>
        <w:rPr>
          <w:rFonts w:ascii="Bahnschrift Condensed" w:hAnsi="Bahnschrift Condensed"/>
          <w:sz w:val="24"/>
          <w:szCs w:val="24"/>
        </w:rPr>
      </w:pPr>
      <w:r w:rsidRPr="00C639F5">
        <w:rPr>
          <w:rFonts w:ascii="Bahnschrift Condensed" w:hAnsi="Bahnschrift Condensed"/>
          <w:sz w:val="24"/>
          <w:szCs w:val="24"/>
        </w:rPr>
        <w:t xml:space="preserve">Comparing the input code to each stored code is </w:t>
      </w:r>
      <w:proofErr w:type="gramStart"/>
      <w:r w:rsidRPr="00C639F5">
        <w:rPr>
          <w:rFonts w:ascii="Bahnschrift Condensed" w:hAnsi="Bahnschrift Condensed"/>
          <w:sz w:val="24"/>
          <w:szCs w:val="24"/>
        </w:rPr>
        <w:t>O(</w:t>
      </w:r>
      <w:proofErr w:type="gramEnd"/>
      <w:r w:rsidRPr="00C639F5">
        <w:rPr>
          <w:rFonts w:ascii="Bahnschrift Condensed" w:hAnsi="Bahnschrift Condensed"/>
          <w:sz w:val="24"/>
          <w:szCs w:val="24"/>
        </w:rPr>
        <w:t>k * n), where k is the size of the input code.</w:t>
      </w:r>
    </w:p>
    <w:p w14:paraId="42B1A65C" w14:textId="77777777" w:rsidR="008B2071" w:rsidRPr="008B2071" w:rsidRDefault="008B2071">
      <w:pPr>
        <w:numPr>
          <w:ilvl w:val="1"/>
          <w:numId w:val="17"/>
        </w:numPr>
        <w:spacing w:line="256" w:lineRule="auto"/>
        <w:ind w:right="552"/>
        <w:jc w:val="left"/>
        <w:rPr>
          <w:sz w:val="24"/>
          <w:szCs w:val="24"/>
        </w:rPr>
      </w:pPr>
      <w:r w:rsidRPr="00C639F5">
        <w:rPr>
          <w:rFonts w:ascii="Bahnschrift Condensed" w:hAnsi="Bahnschrift Condensed"/>
          <w:sz w:val="24"/>
          <w:szCs w:val="24"/>
        </w:rPr>
        <w:t xml:space="preserve">Overall: The Big O notation would be </w:t>
      </w:r>
      <w:proofErr w:type="gramStart"/>
      <w:r w:rsidRPr="00C639F5">
        <w:rPr>
          <w:rFonts w:ascii="Bahnschrift Condensed" w:hAnsi="Bahnschrift Condensed"/>
          <w:sz w:val="24"/>
          <w:szCs w:val="24"/>
        </w:rPr>
        <w:t>O(</w:t>
      </w:r>
      <w:proofErr w:type="gramEnd"/>
      <w:r w:rsidRPr="00C639F5">
        <w:rPr>
          <w:rFonts w:ascii="Bahnschrift Condensed" w:hAnsi="Bahnschrift Condensed"/>
          <w:sz w:val="24"/>
          <w:szCs w:val="24"/>
        </w:rPr>
        <w:t>k * n). This is significantly less efficient than the hashing method</w:t>
      </w:r>
      <w:r w:rsidRPr="008B2071">
        <w:rPr>
          <w:sz w:val="24"/>
          <w:szCs w:val="24"/>
        </w:rPr>
        <w:t>.</w:t>
      </w:r>
    </w:p>
    <w:p w14:paraId="3447F2E9" w14:textId="77777777" w:rsidR="008B2071" w:rsidRPr="008B2071" w:rsidRDefault="008B2071" w:rsidP="008B2071">
      <w:pPr>
        <w:spacing w:line="256" w:lineRule="auto"/>
        <w:ind w:left="772" w:right="552"/>
        <w:jc w:val="left"/>
        <w:rPr>
          <w:sz w:val="24"/>
          <w:szCs w:val="24"/>
        </w:rPr>
      </w:pPr>
      <w:r w:rsidRPr="008B2071">
        <w:rPr>
          <w:sz w:val="24"/>
          <w:szCs w:val="24"/>
        </w:rPr>
        <w:t>Summary:</w:t>
      </w:r>
    </w:p>
    <w:p w14:paraId="473EA62B" w14:textId="77777777" w:rsidR="008B2071" w:rsidRPr="008B2071" w:rsidRDefault="008B2071">
      <w:pPr>
        <w:numPr>
          <w:ilvl w:val="0"/>
          <w:numId w:val="18"/>
        </w:numPr>
        <w:spacing w:line="256" w:lineRule="auto"/>
        <w:ind w:right="552"/>
        <w:jc w:val="left"/>
        <w:rPr>
          <w:sz w:val="24"/>
          <w:szCs w:val="24"/>
        </w:rPr>
      </w:pPr>
      <w:r w:rsidRPr="008B2071">
        <w:rPr>
          <w:sz w:val="24"/>
          <w:szCs w:val="24"/>
        </w:rPr>
        <w:t xml:space="preserve">User Authentication: </w:t>
      </w:r>
      <w:proofErr w:type="gramStart"/>
      <w:r w:rsidRPr="008B2071">
        <w:rPr>
          <w:sz w:val="24"/>
          <w:szCs w:val="24"/>
        </w:rPr>
        <w:t>O(</w:t>
      </w:r>
      <w:proofErr w:type="gramEnd"/>
      <w:r w:rsidRPr="008B2071">
        <w:rPr>
          <w:sz w:val="24"/>
          <w:szCs w:val="24"/>
        </w:rPr>
        <w:t>log n)</w:t>
      </w:r>
    </w:p>
    <w:p w14:paraId="49798B13" w14:textId="77777777" w:rsidR="008B2071" w:rsidRPr="008B2071" w:rsidRDefault="008B2071">
      <w:pPr>
        <w:numPr>
          <w:ilvl w:val="0"/>
          <w:numId w:val="18"/>
        </w:numPr>
        <w:spacing w:line="256" w:lineRule="auto"/>
        <w:ind w:right="552"/>
        <w:jc w:val="left"/>
        <w:rPr>
          <w:sz w:val="24"/>
          <w:szCs w:val="24"/>
        </w:rPr>
      </w:pPr>
      <w:r w:rsidRPr="008B2071">
        <w:rPr>
          <w:sz w:val="24"/>
          <w:szCs w:val="24"/>
        </w:rPr>
        <w:t xml:space="preserve">Inspiration Generation: </w:t>
      </w:r>
      <w:proofErr w:type="gramStart"/>
      <w:r w:rsidRPr="008B2071">
        <w:rPr>
          <w:sz w:val="24"/>
          <w:szCs w:val="24"/>
        </w:rPr>
        <w:t>O(</w:t>
      </w:r>
      <w:proofErr w:type="gramEnd"/>
      <w:r w:rsidRPr="008B2071">
        <w:rPr>
          <w:sz w:val="24"/>
          <w:szCs w:val="24"/>
        </w:rPr>
        <w:t>1)</w:t>
      </w:r>
    </w:p>
    <w:p w14:paraId="56D92E5E" w14:textId="77777777" w:rsidR="008B2071" w:rsidRPr="008B2071" w:rsidRDefault="008B2071">
      <w:pPr>
        <w:numPr>
          <w:ilvl w:val="0"/>
          <w:numId w:val="18"/>
        </w:numPr>
        <w:spacing w:line="256" w:lineRule="auto"/>
        <w:ind w:right="552"/>
        <w:jc w:val="left"/>
        <w:rPr>
          <w:sz w:val="24"/>
          <w:szCs w:val="24"/>
        </w:rPr>
      </w:pPr>
      <w:r w:rsidRPr="008B2071">
        <w:rPr>
          <w:sz w:val="24"/>
          <w:szCs w:val="24"/>
        </w:rPr>
        <w:t>File Storage: O(m) (where 'm' is file size)</w:t>
      </w:r>
    </w:p>
    <w:p w14:paraId="64D4BD83" w14:textId="77777777" w:rsidR="008B2071" w:rsidRPr="008B2071" w:rsidRDefault="008B2071">
      <w:pPr>
        <w:numPr>
          <w:ilvl w:val="0"/>
          <w:numId w:val="18"/>
        </w:numPr>
        <w:spacing w:line="256" w:lineRule="auto"/>
        <w:ind w:right="552"/>
        <w:jc w:val="left"/>
        <w:rPr>
          <w:sz w:val="24"/>
          <w:szCs w:val="24"/>
        </w:rPr>
      </w:pPr>
      <w:r w:rsidRPr="008B2071">
        <w:rPr>
          <w:sz w:val="24"/>
          <w:szCs w:val="24"/>
        </w:rPr>
        <w:t xml:space="preserve">Code Uniqueness Check: </w:t>
      </w:r>
    </w:p>
    <w:p w14:paraId="507743F9" w14:textId="77777777" w:rsidR="008B2071" w:rsidRPr="008B2071" w:rsidRDefault="008B2071">
      <w:pPr>
        <w:numPr>
          <w:ilvl w:val="1"/>
          <w:numId w:val="18"/>
        </w:numPr>
        <w:spacing w:line="256" w:lineRule="auto"/>
        <w:ind w:right="552"/>
        <w:jc w:val="left"/>
        <w:rPr>
          <w:sz w:val="24"/>
          <w:szCs w:val="24"/>
        </w:rPr>
      </w:pPr>
      <w:r w:rsidRPr="008B2071">
        <w:rPr>
          <w:sz w:val="24"/>
          <w:szCs w:val="24"/>
        </w:rPr>
        <w:t xml:space="preserve">Hashing: </w:t>
      </w:r>
      <w:proofErr w:type="gramStart"/>
      <w:r w:rsidRPr="008B2071">
        <w:rPr>
          <w:sz w:val="24"/>
          <w:szCs w:val="24"/>
        </w:rPr>
        <w:t>O(</w:t>
      </w:r>
      <w:proofErr w:type="gramEnd"/>
      <w:r w:rsidRPr="008B2071">
        <w:rPr>
          <w:sz w:val="24"/>
          <w:szCs w:val="24"/>
        </w:rPr>
        <w:t>k + log n) (where 'k' is code size, 'n' is number of inventions)</w:t>
      </w:r>
    </w:p>
    <w:p w14:paraId="0A778B31" w14:textId="77777777" w:rsidR="008B2071" w:rsidRPr="008B2071" w:rsidRDefault="008B2071">
      <w:pPr>
        <w:numPr>
          <w:ilvl w:val="1"/>
          <w:numId w:val="18"/>
        </w:numPr>
        <w:spacing w:line="256" w:lineRule="auto"/>
        <w:ind w:right="552"/>
        <w:jc w:val="left"/>
        <w:rPr>
          <w:sz w:val="24"/>
          <w:szCs w:val="24"/>
        </w:rPr>
      </w:pPr>
      <w:r w:rsidRPr="008B2071">
        <w:rPr>
          <w:sz w:val="24"/>
          <w:szCs w:val="24"/>
        </w:rPr>
        <w:t xml:space="preserve">String Comparison: </w:t>
      </w:r>
      <w:proofErr w:type="gramStart"/>
      <w:r w:rsidRPr="008B2071">
        <w:rPr>
          <w:sz w:val="24"/>
          <w:szCs w:val="24"/>
        </w:rPr>
        <w:t>O(</w:t>
      </w:r>
      <w:proofErr w:type="gramEnd"/>
      <w:r w:rsidRPr="008B2071">
        <w:rPr>
          <w:sz w:val="24"/>
          <w:szCs w:val="24"/>
        </w:rPr>
        <w:t>k * n) (where 'k' is code size, 'n' is number of inventions)</w:t>
      </w:r>
    </w:p>
    <w:p w14:paraId="0D8FE76F" w14:textId="77777777" w:rsidR="00E27D46" w:rsidRDefault="00E27D46" w:rsidP="00E27D46">
      <w:pPr>
        <w:spacing w:line="256" w:lineRule="auto"/>
        <w:ind w:left="0" w:right="552" w:firstLine="0"/>
        <w:jc w:val="left"/>
        <w:rPr>
          <w:b/>
          <w:sz w:val="32"/>
        </w:rPr>
      </w:pPr>
    </w:p>
    <w:p w14:paraId="136A1BD0" w14:textId="64AE576D" w:rsidR="00D73969" w:rsidRDefault="00D73969" w:rsidP="00E27D46">
      <w:pPr>
        <w:spacing w:line="256" w:lineRule="auto"/>
        <w:ind w:left="0" w:right="552" w:firstLine="0"/>
        <w:jc w:val="left"/>
        <w:rPr>
          <w:b/>
          <w:sz w:val="32"/>
        </w:rPr>
      </w:pPr>
      <w:r>
        <w:rPr>
          <w:b/>
          <w:sz w:val="32"/>
        </w:rPr>
        <w:t>9.2 Test case</w:t>
      </w:r>
    </w:p>
    <w:p w14:paraId="200AD191" w14:textId="77777777" w:rsidR="00E27D46" w:rsidRPr="00E27D46" w:rsidRDefault="00E27D46" w:rsidP="00E27D46">
      <w:pPr>
        <w:spacing w:line="256" w:lineRule="auto"/>
        <w:ind w:left="772" w:right="552"/>
        <w:jc w:val="left"/>
        <w:rPr>
          <w:sz w:val="18"/>
          <w:szCs w:val="18"/>
        </w:rPr>
      </w:pPr>
      <w:r w:rsidRPr="00E27D46">
        <w:rPr>
          <w:sz w:val="18"/>
          <w:szCs w:val="18"/>
        </w:rPr>
        <w:t>1. User Authentication (Login/Signup):</w:t>
      </w:r>
    </w:p>
    <w:p w14:paraId="5A167659" w14:textId="77777777" w:rsidR="00E27D46" w:rsidRPr="00E27D46" w:rsidRDefault="00E27D46">
      <w:pPr>
        <w:numPr>
          <w:ilvl w:val="0"/>
          <w:numId w:val="19"/>
        </w:numPr>
        <w:spacing w:line="256" w:lineRule="auto"/>
        <w:ind w:right="552"/>
        <w:jc w:val="left"/>
        <w:rPr>
          <w:sz w:val="18"/>
          <w:szCs w:val="18"/>
        </w:rPr>
      </w:pPr>
      <w:r w:rsidRPr="00E27D46">
        <w:rPr>
          <w:sz w:val="18"/>
          <w:szCs w:val="18"/>
        </w:rPr>
        <w:t xml:space="preserve">Test Case 1: Successful Signup </w:t>
      </w:r>
    </w:p>
    <w:p w14:paraId="2AC729E5" w14:textId="77777777" w:rsidR="00E27D46" w:rsidRPr="00E27D46" w:rsidRDefault="00E27D46">
      <w:pPr>
        <w:numPr>
          <w:ilvl w:val="1"/>
          <w:numId w:val="19"/>
        </w:numPr>
        <w:spacing w:line="256" w:lineRule="auto"/>
        <w:ind w:right="552"/>
        <w:jc w:val="left"/>
        <w:rPr>
          <w:sz w:val="18"/>
          <w:szCs w:val="18"/>
        </w:rPr>
      </w:pPr>
      <w:r w:rsidRPr="00E27D46">
        <w:rPr>
          <w:sz w:val="18"/>
          <w:szCs w:val="18"/>
        </w:rPr>
        <w:t xml:space="preserve">Steps: </w:t>
      </w:r>
    </w:p>
    <w:p w14:paraId="359F0FCE" w14:textId="77777777" w:rsidR="00E27D46" w:rsidRPr="00E27D46" w:rsidRDefault="00E27D46">
      <w:pPr>
        <w:numPr>
          <w:ilvl w:val="2"/>
          <w:numId w:val="19"/>
        </w:numPr>
        <w:spacing w:line="256" w:lineRule="auto"/>
        <w:ind w:right="552"/>
        <w:jc w:val="left"/>
        <w:rPr>
          <w:sz w:val="18"/>
          <w:szCs w:val="18"/>
        </w:rPr>
      </w:pPr>
      <w:r w:rsidRPr="00E27D46">
        <w:rPr>
          <w:sz w:val="18"/>
          <w:szCs w:val="18"/>
        </w:rPr>
        <w:t>Navigate to the signup form.</w:t>
      </w:r>
    </w:p>
    <w:p w14:paraId="322E34F8" w14:textId="77777777" w:rsidR="00E27D46" w:rsidRPr="00E27D46" w:rsidRDefault="00E27D46">
      <w:pPr>
        <w:numPr>
          <w:ilvl w:val="2"/>
          <w:numId w:val="19"/>
        </w:numPr>
        <w:spacing w:line="256" w:lineRule="auto"/>
        <w:ind w:right="552"/>
        <w:jc w:val="left"/>
        <w:rPr>
          <w:sz w:val="18"/>
          <w:szCs w:val="18"/>
        </w:rPr>
      </w:pPr>
      <w:r w:rsidRPr="00E27D46">
        <w:rPr>
          <w:sz w:val="18"/>
          <w:szCs w:val="18"/>
        </w:rPr>
        <w:t>Enter valid username, contact, name, and address.</w:t>
      </w:r>
    </w:p>
    <w:p w14:paraId="31B2CD7C" w14:textId="77777777" w:rsidR="00E27D46" w:rsidRPr="00E27D46" w:rsidRDefault="00E27D46">
      <w:pPr>
        <w:numPr>
          <w:ilvl w:val="2"/>
          <w:numId w:val="19"/>
        </w:numPr>
        <w:spacing w:line="256" w:lineRule="auto"/>
        <w:ind w:right="552"/>
        <w:jc w:val="left"/>
        <w:rPr>
          <w:sz w:val="18"/>
          <w:szCs w:val="18"/>
        </w:rPr>
      </w:pPr>
      <w:r w:rsidRPr="00E27D46">
        <w:rPr>
          <w:sz w:val="18"/>
          <w:szCs w:val="18"/>
        </w:rPr>
        <w:t>Submit the form.</w:t>
      </w:r>
    </w:p>
    <w:p w14:paraId="3381DB26" w14:textId="77777777" w:rsidR="00E27D46" w:rsidRPr="00E27D46" w:rsidRDefault="00E27D46">
      <w:pPr>
        <w:numPr>
          <w:ilvl w:val="1"/>
          <w:numId w:val="19"/>
        </w:numPr>
        <w:spacing w:line="256" w:lineRule="auto"/>
        <w:ind w:right="552"/>
        <w:jc w:val="left"/>
        <w:rPr>
          <w:sz w:val="18"/>
          <w:szCs w:val="18"/>
        </w:rPr>
      </w:pPr>
      <w:r w:rsidRPr="00E27D46">
        <w:rPr>
          <w:sz w:val="18"/>
          <w:szCs w:val="18"/>
        </w:rPr>
        <w:t xml:space="preserve">Expected Result: </w:t>
      </w:r>
    </w:p>
    <w:p w14:paraId="17C11720" w14:textId="77777777" w:rsidR="00E27D46" w:rsidRPr="00E27D46" w:rsidRDefault="00E27D46">
      <w:pPr>
        <w:numPr>
          <w:ilvl w:val="2"/>
          <w:numId w:val="20"/>
        </w:numPr>
        <w:spacing w:line="256" w:lineRule="auto"/>
        <w:ind w:right="552"/>
        <w:jc w:val="left"/>
        <w:rPr>
          <w:sz w:val="18"/>
          <w:szCs w:val="18"/>
        </w:rPr>
      </w:pPr>
      <w:r w:rsidRPr="00E27D46">
        <w:rPr>
          <w:sz w:val="18"/>
          <w:szCs w:val="18"/>
        </w:rPr>
        <w:t>User is successfully registered.</w:t>
      </w:r>
    </w:p>
    <w:p w14:paraId="65A0E3B1" w14:textId="77777777" w:rsidR="00E27D46" w:rsidRPr="00E27D46" w:rsidRDefault="00E27D46">
      <w:pPr>
        <w:numPr>
          <w:ilvl w:val="2"/>
          <w:numId w:val="20"/>
        </w:numPr>
        <w:spacing w:line="256" w:lineRule="auto"/>
        <w:ind w:right="552"/>
        <w:jc w:val="left"/>
        <w:rPr>
          <w:sz w:val="18"/>
          <w:szCs w:val="18"/>
        </w:rPr>
      </w:pPr>
      <w:r w:rsidRPr="00E27D46">
        <w:rPr>
          <w:sz w:val="18"/>
          <w:szCs w:val="18"/>
        </w:rPr>
        <w:t>User is logged in.</w:t>
      </w:r>
    </w:p>
    <w:p w14:paraId="684BD890" w14:textId="77777777" w:rsidR="00E27D46" w:rsidRPr="00E27D46" w:rsidRDefault="00E27D46">
      <w:pPr>
        <w:numPr>
          <w:ilvl w:val="2"/>
          <w:numId w:val="20"/>
        </w:numPr>
        <w:spacing w:line="256" w:lineRule="auto"/>
        <w:ind w:right="552"/>
        <w:jc w:val="left"/>
        <w:rPr>
          <w:sz w:val="18"/>
          <w:szCs w:val="18"/>
        </w:rPr>
      </w:pPr>
      <w:r w:rsidRPr="00E27D46">
        <w:rPr>
          <w:sz w:val="18"/>
          <w:szCs w:val="18"/>
        </w:rPr>
        <w:t>Success message is displayed.</w:t>
      </w:r>
    </w:p>
    <w:p w14:paraId="40BFEF4B" w14:textId="77777777" w:rsidR="00E27D46" w:rsidRPr="00E27D46" w:rsidRDefault="00E27D46">
      <w:pPr>
        <w:numPr>
          <w:ilvl w:val="2"/>
          <w:numId w:val="20"/>
        </w:numPr>
        <w:spacing w:line="256" w:lineRule="auto"/>
        <w:ind w:right="552"/>
        <w:jc w:val="left"/>
        <w:rPr>
          <w:sz w:val="18"/>
          <w:szCs w:val="18"/>
        </w:rPr>
      </w:pPr>
      <w:r w:rsidRPr="00E27D46">
        <w:rPr>
          <w:sz w:val="18"/>
          <w:szCs w:val="18"/>
        </w:rPr>
        <w:t>User data is stored in the database.</w:t>
      </w:r>
    </w:p>
    <w:p w14:paraId="1E4BE810" w14:textId="77777777" w:rsidR="00E27D46" w:rsidRPr="00E27D46" w:rsidRDefault="00E27D46">
      <w:pPr>
        <w:numPr>
          <w:ilvl w:val="0"/>
          <w:numId w:val="19"/>
        </w:numPr>
        <w:spacing w:line="256" w:lineRule="auto"/>
        <w:ind w:right="552"/>
        <w:jc w:val="left"/>
        <w:rPr>
          <w:sz w:val="18"/>
          <w:szCs w:val="18"/>
        </w:rPr>
      </w:pPr>
      <w:r w:rsidRPr="00E27D46">
        <w:rPr>
          <w:sz w:val="18"/>
          <w:szCs w:val="18"/>
        </w:rPr>
        <w:t xml:space="preserve">Test Case 2: Successful Login </w:t>
      </w:r>
    </w:p>
    <w:p w14:paraId="61128327" w14:textId="77777777" w:rsidR="00E27D46" w:rsidRPr="00E27D46" w:rsidRDefault="00E27D46">
      <w:pPr>
        <w:numPr>
          <w:ilvl w:val="1"/>
          <w:numId w:val="19"/>
        </w:numPr>
        <w:spacing w:line="256" w:lineRule="auto"/>
        <w:ind w:right="552"/>
        <w:jc w:val="left"/>
        <w:rPr>
          <w:sz w:val="18"/>
          <w:szCs w:val="18"/>
        </w:rPr>
      </w:pPr>
      <w:r w:rsidRPr="00E27D46">
        <w:rPr>
          <w:sz w:val="18"/>
          <w:szCs w:val="18"/>
        </w:rPr>
        <w:t xml:space="preserve">Steps: </w:t>
      </w:r>
    </w:p>
    <w:p w14:paraId="1E3E6B1A" w14:textId="77777777" w:rsidR="00E27D46" w:rsidRPr="00E27D46" w:rsidRDefault="00E27D46">
      <w:pPr>
        <w:numPr>
          <w:ilvl w:val="2"/>
          <w:numId w:val="19"/>
        </w:numPr>
        <w:spacing w:line="256" w:lineRule="auto"/>
        <w:ind w:right="552"/>
        <w:jc w:val="left"/>
        <w:rPr>
          <w:sz w:val="18"/>
          <w:szCs w:val="18"/>
        </w:rPr>
      </w:pPr>
      <w:r w:rsidRPr="00E27D46">
        <w:rPr>
          <w:sz w:val="18"/>
          <w:szCs w:val="18"/>
        </w:rPr>
        <w:t>Navigate to the login form.</w:t>
      </w:r>
    </w:p>
    <w:p w14:paraId="5B9F888E" w14:textId="77777777" w:rsidR="00E27D46" w:rsidRPr="00E27D46" w:rsidRDefault="00E27D46">
      <w:pPr>
        <w:numPr>
          <w:ilvl w:val="2"/>
          <w:numId w:val="19"/>
        </w:numPr>
        <w:spacing w:line="256" w:lineRule="auto"/>
        <w:ind w:right="552"/>
        <w:jc w:val="left"/>
        <w:rPr>
          <w:sz w:val="18"/>
          <w:szCs w:val="18"/>
        </w:rPr>
      </w:pPr>
      <w:r w:rsidRPr="00E27D46">
        <w:rPr>
          <w:sz w:val="18"/>
          <w:szCs w:val="18"/>
        </w:rPr>
        <w:t>Enter valid username and contact.</w:t>
      </w:r>
    </w:p>
    <w:p w14:paraId="12468DB3" w14:textId="77777777" w:rsidR="00E27D46" w:rsidRPr="00E27D46" w:rsidRDefault="00E27D46">
      <w:pPr>
        <w:numPr>
          <w:ilvl w:val="2"/>
          <w:numId w:val="19"/>
        </w:numPr>
        <w:spacing w:line="256" w:lineRule="auto"/>
        <w:ind w:right="552"/>
        <w:jc w:val="left"/>
        <w:rPr>
          <w:sz w:val="18"/>
          <w:szCs w:val="18"/>
        </w:rPr>
      </w:pPr>
      <w:r w:rsidRPr="00E27D46">
        <w:rPr>
          <w:sz w:val="18"/>
          <w:szCs w:val="18"/>
        </w:rPr>
        <w:t>Submit the form.</w:t>
      </w:r>
    </w:p>
    <w:p w14:paraId="37B6C4E6" w14:textId="77777777" w:rsidR="00E27D46" w:rsidRPr="00E27D46" w:rsidRDefault="00E27D46">
      <w:pPr>
        <w:numPr>
          <w:ilvl w:val="1"/>
          <w:numId w:val="19"/>
        </w:numPr>
        <w:spacing w:line="256" w:lineRule="auto"/>
        <w:ind w:right="552"/>
        <w:jc w:val="left"/>
        <w:rPr>
          <w:sz w:val="18"/>
          <w:szCs w:val="18"/>
        </w:rPr>
      </w:pPr>
      <w:r w:rsidRPr="00E27D46">
        <w:rPr>
          <w:sz w:val="18"/>
          <w:szCs w:val="18"/>
        </w:rPr>
        <w:t xml:space="preserve">Expected Result: </w:t>
      </w:r>
    </w:p>
    <w:p w14:paraId="79AC8038" w14:textId="77777777" w:rsidR="00E27D46" w:rsidRPr="00E27D46" w:rsidRDefault="00E27D46">
      <w:pPr>
        <w:numPr>
          <w:ilvl w:val="2"/>
          <w:numId w:val="21"/>
        </w:numPr>
        <w:spacing w:line="256" w:lineRule="auto"/>
        <w:ind w:right="552"/>
        <w:jc w:val="left"/>
        <w:rPr>
          <w:sz w:val="18"/>
          <w:szCs w:val="18"/>
        </w:rPr>
      </w:pPr>
      <w:r w:rsidRPr="00E27D46">
        <w:rPr>
          <w:sz w:val="18"/>
          <w:szCs w:val="18"/>
        </w:rPr>
        <w:t>User is successfully logged in.</w:t>
      </w:r>
    </w:p>
    <w:p w14:paraId="69BFEE49" w14:textId="77777777" w:rsidR="00E27D46" w:rsidRPr="00E27D46" w:rsidRDefault="00E27D46">
      <w:pPr>
        <w:numPr>
          <w:ilvl w:val="2"/>
          <w:numId w:val="21"/>
        </w:numPr>
        <w:spacing w:line="256" w:lineRule="auto"/>
        <w:ind w:right="552"/>
        <w:jc w:val="left"/>
        <w:rPr>
          <w:sz w:val="18"/>
          <w:szCs w:val="18"/>
        </w:rPr>
      </w:pPr>
      <w:r w:rsidRPr="00E27D46">
        <w:rPr>
          <w:sz w:val="18"/>
          <w:szCs w:val="18"/>
        </w:rPr>
        <w:t>Success message is displayed.</w:t>
      </w:r>
    </w:p>
    <w:p w14:paraId="03254FCC" w14:textId="77777777" w:rsidR="00E27D46" w:rsidRPr="00E27D46" w:rsidRDefault="00E27D46">
      <w:pPr>
        <w:numPr>
          <w:ilvl w:val="0"/>
          <w:numId w:val="19"/>
        </w:numPr>
        <w:spacing w:line="256" w:lineRule="auto"/>
        <w:ind w:right="552"/>
        <w:jc w:val="left"/>
        <w:rPr>
          <w:sz w:val="18"/>
          <w:szCs w:val="18"/>
        </w:rPr>
      </w:pPr>
      <w:r w:rsidRPr="00E27D46">
        <w:rPr>
          <w:sz w:val="18"/>
          <w:szCs w:val="18"/>
        </w:rPr>
        <w:t xml:space="preserve">Test Case 3: Invalid Login Credentials </w:t>
      </w:r>
    </w:p>
    <w:p w14:paraId="49730074" w14:textId="77777777" w:rsidR="00E27D46" w:rsidRPr="00E27D46" w:rsidRDefault="00E27D46">
      <w:pPr>
        <w:numPr>
          <w:ilvl w:val="1"/>
          <w:numId w:val="19"/>
        </w:numPr>
        <w:spacing w:line="256" w:lineRule="auto"/>
        <w:ind w:right="552"/>
        <w:jc w:val="left"/>
        <w:rPr>
          <w:sz w:val="18"/>
          <w:szCs w:val="18"/>
        </w:rPr>
      </w:pPr>
      <w:r w:rsidRPr="00E27D46">
        <w:rPr>
          <w:sz w:val="18"/>
          <w:szCs w:val="18"/>
        </w:rPr>
        <w:t xml:space="preserve">Steps: </w:t>
      </w:r>
    </w:p>
    <w:p w14:paraId="5BE53696" w14:textId="77777777" w:rsidR="00E27D46" w:rsidRPr="00E27D46" w:rsidRDefault="00E27D46">
      <w:pPr>
        <w:numPr>
          <w:ilvl w:val="2"/>
          <w:numId w:val="19"/>
        </w:numPr>
        <w:spacing w:line="256" w:lineRule="auto"/>
        <w:ind w:right="552"/>
        <w:jc w:val="left"/>
        <w:rPr>
          <w:sz w:val="18"/>
          <w:szCs w:val="18"/>
        </w:rPr>
      </w:pPr>
      <w:r w:rsidRPr="00E27D46">
        <w:rPr>
          <w:sz w:val="18"/>
          <w:szCs w:val="18"/>
        </w:rPr>
        <w:t>Navigate to the login form.</w:t>
      </w:r>
    </w:p>
    <w:p w14:paraId="036BFE2D" w14:textId="77777777" w:rsidR="00E27D46" w:rsidRPr="00E27D46" w:rsidRDefault="00E27D46">
      <w:pPr>
        <w:numPr>
          <w:ilvl w:val="2"/>
          <w:numId w:val="19"/>
        </w:numPr>
        <w:spacing w:line="256" w:lineRule="auto"/>
        <w:ind w:right="552"/>
        <w:jc w:val="left"/>
        <w:rPr>
          <w:sz w:val="18"/>
          <w:szCs w:val="18"/>
        </w:rPr>
      </w:pPr>
      <w:r w:rsidRPr="00E27D46">
        <w:rPr>
          <w:sz w:val="18"/>
          <w:szCs w:val="18"/>
        </w:rPr>
        <w:t>Enter invalid username or contact.</w:t>
      </w:r>
    </w:p>
    <w:p w14:paraId="6102A41E" w14:textId="77777777" w:rsidR="00E27D46" w:rsidRPr="00E27D46" w:rsidRDefault="00E27D46">
      <w:pPr>
        <w:numPr>
          <w:ilvl w:val="2"/>
          <w:numId w:val="19"/>
        </w:numPr>
        <w:spacing w:line="256" w:lineRule="auto"/>
        <w:ind w:right="552"/>
        <w:jc w:val="left"/>
        <w:rPr>
          <w:sz w:val="18"/>
          <w:szCs w:val="18"/>
        </w:rPr>
      </w:pPr>
      <w:r w:rsidRPr="00E27D46">
        <w:rPr>
          <w:sz w:val="18"/>
          <w:szCs w:val="18"/>
        </w:rPr>
        <w:t>Submit the form.</w:t>
      </w:r>
    </w:p>
    <w:p w14:paraId="3D5EED56" w14:textId="77777777" w:rsidR="00E27D46" w:rsidRPr="00E27D46" w:rsidRDefault="00E27D46">
      <w:pPr>
        <w:numPr>
          <w:ilvl w:val="1"/>
          <w:numId w:val="19"/>
        </w:numPr>
        <w:spacing w:line="256" w:lineRule="auto"/>
        <w:ind w:right="552"/>
        <w:jc w:val="left"/>
        <w:rPr>
          <w:sz w:val="18"/>
          <w:szCs w:val="18"/>
        </w:rPr>
      </w:pPr>
      <w:r w:rsidRPr="00E27D46">
        <w:rPr>
          <w:sz w:val="18"/>
          <w:szCs w:val="18"/>
        </w:rPr>
        <w:t xml:space="preserve">Expected Result: </w:t>
      </w:r>
    </w:p>
    <w:p w14:paraId="7DC3DF4B" w14:textId="77777777" w:rsidR="00E27D46" w:rsidRPr="00E27D46" w:rsidRDefault="00E27D46">
      <w:pPr>
        <w:numPr>
          <w:ilvl w:val="2"/>
          <w:numId w:val="22"/>
        </w:numPr>
        <w:spacing w:line="256" w:lineRule="auto"/>
        <w:ind w:right="552"/>
        <w:jc w:val="left"/>
        <w:rPr>
          <w:sz w:val="18"/>
          <w:szCs w:val="18"/>
        </w:rPr>
      </w:pPr>
      <w:r w:rsidRPr="00E27D46">
        <w:rPr>
          <w:sz w:val="18"/>
          <w:szCs w:val="18"/>
        </w:rPr>
        <w:t>Login fails.</w:t>
      </w:r>
    </w:p>
    <w:p w14:paraId="5E5A4564" w14:textId="77777777" w:rsidR="00E27D46" w:rsidRPr="00E27D46" w:rsidRDefault="00E27D46">
      <w:pPr>
        <w:numPr>
          <w:ilvl w:val="2"/>
          <w:numId w:val="22"/>
        </w:numPr>
        <w:spacing w:line="256" w:lineRule="auto"/>
        <w:ind w:right="552"/>
        <w:jc w:val="left"/>
        <w:rPr>
          <w:sz w:val="18"/>
          <w:szCs w:val="18"/>
        </w:rPr>
      </w:pPr>
      <w:r w:rsidRPr="00E27D46">
        <w:rPr>
          <w:sz w:val="18"/>
          <w:szCs w:val="18"/>
        </w:rPr>
        <w:t>Error message is displayed.</w:t>
      </w:r>
    </w:p>
    <w:p w14:paraId="482504FD" w14:textId="77777777" w:rsidR="00E27D46" w:rsidRPr="00E27D46" w:rsidRDefault="00E27D46">
      <w:pPr>
        <w:numPr>
          <w:ilvl w:val="0"/>
          <w:numId w:val="19"/>
        </w:numPr>
        <w:spacing w:line="256" w:lineRule="auto"/>
        <w:ind w:right="552"/>
        <w:jc w:val="left"/>
        <w:rPr>
          <w:sz w:val="18"/>
          <w:szCs w:val="18"/>
        </w:rPr>
      </w:pPr>
      <w:r w:rsidRPr="00E27D46">
        <w:rPr>
          <w:sz w:val="18"/>
          <w:szCs w:val="18"/>
        </w:rPr>
        <w:t xml:space="preserve">Test Case 4: Username Already Exists (Signup) </w:t>
      </w:r>
    </w:p>
    <w:p w14:paraId="4F3D3AD2" w14:textId="77777777" w:rsidR="00E27D46" w:rsidRPr="00E27D46" w:rsidRDefault="00E27D46">
      <w:pPr>
        <w:numPr>
          <w:ilvl w:val="1"/>
          <w:numId w:val="19"/>
        </w:numPr>
        <w:spacing w:line="256" w:lineRule="auto"/>
        <w:ind w:right="552"/>
        <w:jc w:val="left"/>
        <w:rPr>
          <w:sz w:val="18"/>
          <w:szCs w:val="18"/>
        </w:rPr>
      </w:pPr>
      <w:r w:rsidRPr="00E27D46">
        <w:rPr>
          <w:sz w:val="18"/>
          <w:szCs w:val="18"/>
        </w:rPr>
        <w:t xml:space="preserve">Steps: </w:t>
      </w:r>
    </w:p>
    <w:p w14:paraId="7B066D1E" w14:textId="77777777" w:rsidR="00E27D46" w:rsidRPr="00E27D46" w:rsidRDefault="00E27D46">
      <w:pPr>
        <w:numPr>
          <w:ilvl w:val="2"/>
          <w:numId w:val="19"/>
        </w:numPr>
        <w:spacing w:line="256" w:lineRule="auto"/>
        <w:ind w:right="552"/>
        <w:jc w:val="left"/>
        <w:rPr>
          <w:sz w:val="18"/>
          <w:szCs w:val="18"/>
        </w:rPr>
      </w:pPr>
      <w:r w:rsidRPr="00E27D46">
        <w:rPr>
          <w:sz w:val="18"/>
          <w:szCs w:val="18"/>
        </w:rPr>
        <w:t>Navigate to the signup form.</w:t>
      </w:r>
    </w:p>
    <w:p w14:paraId="40950824" w14:textId="77777777" w:rsidR="00E27D46" w:rsidRPr="00E27D46" w:rsidRDefault="00E27D46">
      <w:pPr>
        <w:numPr>
          <w:ilvl w:val="2"/>
          <w:numId w:val="19"/>
        </w:numPr>
        <w:spacing w:line="256" w:lineRule="auto"/>
        <w:ind w:right="552"/>
        <w:jc w:val="left"/>
        <w:rPr>
          <w:sz w:val="18"/>
          <w:szCs w:val="18"/>
        </w:rPr>
      </w:pPr>
      <w:r w:rsidRPr="00E27D46">
        <w:rPr>
          <w:sz w:val="18"/>
          <w:szCs w:val="18"/>
        </w:rPr>
        <w:t>Enter a username that already exists.</w:t>
      </w:r>
    </w:p>
    <w:p w14:paraId="30662AD1" w14:textId="77777777" w:rsidR="00E27D46" w:rsidRPr="00E27D46" w:rsidRDefault="00E27D46">
      <w:pPr>
        <w:numPr>
          <w:ilvl w:val="2"/>
          <w:numId w:val="19"/>
        </w:numPr>
        <w:spacing w:line="256" w:lineRule="auto"/>
        <w:ind w:right="552"/>
        <w:jc w:val="left"/>
        <w:rPr>
          <w:sz w:val="18"/>
          <w:szCs w:val="18"/>
        </w:rPr>
      </w:pPr>
      <w:r w:rsidRPr="00E27D46">
        <w:rPr>
          <w:sz w:val="18"/>
          <w:szCs w:val="18"/>
        </w:rPr>
        <w:t>Submit the form.</w:t>
      </w:r>
    </w:p>
    <w:p w14:paraId="5A855051" w14:textId="77777777" w:rsidR="00E27D46" w:rsidRPr="00E27D46" w:rsidRDefault="00E27D46">
      <w:pPr>
        <w:numPr>
          <w:ilvl w:val="1"/>
          <w:numId w:val="19"/>
        </w:numPr>
        <w:spacing w:line="256" w:lineRule="auto"/>
        <w:ind w:right="552"/>
        <w:jc w:val="left"/>
        <w:rPr>
          <w:sz w:val="18"/>
          <w:szCs w:val="18"/>
        </w:rPr>
      </w:pPr>
      <w:r w:rsidRPr="00E27D46">
        <w:rPr>
          <w:sz w:val="18"/>
          <w:szCs w:val="18"/>
        </w:rPr>
        <w:t xml:space="preserve">Expected Result: </w:t>
      </w:r>
    </w:p>
    <w:p w14:paraId="47671CB3" w14:textId="77777777" w:rsidR="00E27D46" w:rsidRPr="00E27D46" w:rsidRDefault="00E27D46">
      <w:pPr>
        <w:numPr>
          <w:ilvl w:val="2"/>
          <w:numId w:val="23"/>
        </w:numPr>
        <w:spacing w:line="256" w:lineRule="auto"/>
        <w:ind w:right="552"/>
        <w:jc w:val="left"/>
        <w:rPr>
          <w:sz w:val="18"/>
          <w:szCs w:val="18"/>
        </w:rPr>
      </w:pPr>
      <w:r w:rsidRPr="00E27D46">
        <w:rPr>
          <w:sz w:val="18"/>
          <w:szCs w:val="18"/>
        </w:rPr>
        <w:t>Signup fails.</w:t>
      </w:r>
    </w:p>
    <w:p w14:paraId="59C4E0BC" w14:textId="77777777" w:rsidR="00E27D46" w:rsidRPr="00E27D46" w:rsidRDefault="00E27D46">
      <w:pPr>
        <w:numPr>
          <w:ilvl w:val="2"/>
          <w:numId w:val="23"/>
        </w:numPr>
        <w:spacing w:line="256" w:lineRule="auto"/>
        <w:ind w:right="552"/>
        <w:jc w:val="left"/>
        <w:rPr>
          <w:sz w:val="18"/>
          <w:szCs w:val="18"/>
        </w:rPr>
      </w:pPr>
      <w:r w:rsidRPr="00E27D46">
        <w:rPr>
          <w:sz w:val="18"/>
          <w:szCs w:val="18"/>
        </w:rPr>
        <w:t>Error message indicating username already exists.</w:t>
      </w:r>
    </w:p>
    <w:p w14:paraId="70EE60BD" w14:textId="77777777" w:rsidR="00E27D46" w:rsidRPr="00E27D46" w:rsidRDefault="00E27D46">
      <w:pPr>
        <w:numPr>
          <w:ilvl w:val="0"/>
          <w:numId w:val="19"/>
        </w:numPr>
        <w:spacing w:line="256" w:lineRule="auto"/>
        <w:ind w:right="552"/>
        <w:jc w:val="left"/>
        <w:rPr>
          <w:sz w:val="18"/>
          <w:szCs w:val="18"/>
        </w:rPr>
      </w:pPr>
      <w:r w:rsidRPr="00E27D46">
        <w:rPr>
          <w:sz w:val="18"/>
          <w:szCs w:val="18"/>
        </w:rPr>
        <w:t xml:space="preserve">Test Case 5: Empty Fields (Signup/Login) </w:t>
      </w:r>
    </w:p>
    <w:p w14:paraId="040227B4" w14:textId="77777777" w:rsidR="00E27D46" w:rsidRPr="00E27D46" w:rsidRDefault="00E27D46">
      <w:pPr>
        <w:numPr>
          <w:ilvl w:val="1"/>
          <w:numId w:val="19"/>
        </w:numPr>
        <w:spacing w:line="256" w:lineRule="auto"/>
        <w:ind w:right="552"/>
        <w:jc w:val="left"/>
        <w:rPr>
          <w:sz w:val="18"/>
          <w:szCs w:val="18"/>
        </w:rPr>
      </w:pPr>
      <w:r w:rsidRPr="00E27D46">
        <w:rPr>
          <w:sz w:val="18"/>
          <w:szCs w:val="18"/>
        </w:rPr>
        <w:t xml:space="preserve">Steps: </w:t>
      </w:r>
    </w:p>
    <w:p w14:paraId="61B9CD60" w14:textId="77777777" w:rsidR="00E27D46" w:rsidRPr="00E27D46" w:rsidRDefault="00E27D46">
      <w:pPr>
        <w:numPr>
          <w:ilvl w:val="2"/>
          <w:numId w:val="19"/>
        </w:numPr>
        <w:spacing w:line="256" w:lineRule="auto"/>
        <w:ind w:right="552"/>
        <w:jc w:val="left"/>
        <w:rPr>
          <w:sz w:val="18"/>
          <w:szCs w:val="18"/>
        </w:rPr>
      </w:pPr>
      <w:r w:rsidRPr="00E27D46">
        <w:rPr>
          <w:sz w:val="18"/>
          <w:szCs w:val="18"/>
        </w:rPr>
        <w:t>Navigate to the signup/login form.</w:t>
      </w:r>
    </w:p>
    <w:p w14:paraId="3008C36D" w14:textId="77777777" w:rsidR="00E27D46" w:rsidRPr="00E27D46" w:rsidRDefault="00E27D46">
      <w:pPr>
        <w:numPr>
          <w:ilvl w:val="2"/>
          <w:numId w:val="19"/>
        </w:numPr>
        <w:spacing w:line="256" w:lineRule="auto"/>
        <w:ind w:right="552"/>
        <w:jc w:val="left"/>
        <w:rPr>
          <w:sz w:val="18"/>
          <w:szCs w:val="18"/>
        </w:rPr>
      </w:pPr>
      <w:r w:rsidRPr="00E27D46">
        <w:rPr>
          <w:sz w:val="18"/>
          <w:szCs w:val="18"/>
        </w:rPr>
        <w:t>Leave some fields empty.</w:t>
      </w:r>
    </w:p>
    <w:p w14:paraId="5B3E077C" w14:textId="77777777" w:rsidR="00E27D46" w:rsidRPr="00E27D46" w:rsidRDefault="00E27D46">
      <w:pPr>
        <w:numPr>
          <w:ilvl w:val="2"/>
          <w:numId w:val="19"/>
        </w:numPr>
        <w:spacing w:line="256" w:lineRule="auto"/>
        <w:ind w:right="552"/>
        <w:jc w:val="left"/>
        <w:rPr>
          <w:sz w:val="18"/>
          <w:szCs w:val="18"/>
        </w:rPr>
      </w:pPr>
      <w:r w:rsidRPr="00E27D46">
        <w:rPr>
          <w:sz w:val="18"/>
          <w:szCs w:val="18"/>
        </w:rPr>
        <w:t>Submit the form.</w:t>
      </w:r>
    </w:p>
    <w:p w14:paraId="75B2068C" w14:textId="77777777" w:rsidR="00E27D46" w:rsidRPr="00E27D46" w:rsidRDefault="00E27D46">
      <w:pPr>
        <w:numPr>
          <w:ilvl w:val="1"/>
          <w:numId w:val="19"/>
        </w:numPr>
        <w:spacing w:line="256" w:lineRule="auto"/>
        <w:ind w:right="552"/>
        <w:jc w:val="left"/>
        <w:rPr>
          <w:sz w:val="18"/>
          <w:szCs w:val="18"/>
        </w:rPr>
      </w:pPr>
      <w:r w:rsidRPr="00E27D46">
        <w:rPr>
          <w:sz w:val="18"/>
          <w:szCs w:val="18"/>
        </w:rPr>
        <w:t xml:space="preserve">Expected Result: </w:t>
      </w:r>
    </w:p>
    <w:p w14:paraId="49B21548" w14:textId="77777777" w:rsidR="00E27D46" w:rsidRPr="00E27D46" w:rsidRDefault="00E27D46">
      <w:pPr>
        <w:numPr>
          <w:ilvl w:val="2"/>
          <w:numId w:val="24"/>
        </w:numPr>
        <w:spacing w:line="256" w:lineRule="auto"/>
        <w:ind w:right="552"/>
        <w:jc w:val="left"/>
        <w:rPr>
          <w:sz w:val="18"/>
          <w:szCs w:val="18"/>
        </w:rPr>
      </w:pPr>
      <w:r w:rsidRPr="00E27D46">
        <w:rPr>
          <w:sz w:val="18"/>
          <w:szCs w:val="18"/>
        </w:rPr>
        <w:t>Form submission is prevented (client-side validation).</w:t>
      </w:r>
    </w:p>
    <w:p w14:paraId="4FE73EB3" w14:textId="77777777" w:rsidR="00E27D46" w:rsidRPr="00E27D46" w:rsidRDefault="00E27D46">
      <w:pPr>
        <w:numPr>
          <w:ilvl w:val="2"/>
          <w:numId w:val="24"/>
        </w:numPr>
        <w:spacing w:line="256" w:lineRule="auto"/>
        <w:ind w:right="552"/>
        <w:jc w:val="left"/>
        <w:rPr>
          <w:sz w:val="18"/>
          <w:szCs w:val="18"/>
        </w:rPr>
      </w:pPr>
      <w:r w:rsidRPr="00E27D46">
        <w:rPr>
          <w:sz w:val="18"/>
          <w:szCs w:val="18"/>
        </w:rPr>
        <w:t>If not, server-side validation should return an error.</w:t>
      </w:r>
    </w:p>
    <w:p w14:paraId="755D472B" w14:textId="77777777" w:rsidR="00E27D46" w:rsidRPr="00E27D46" w:rsidRDefault="00E27D46" w:rsidP="00E27D46">
      <w:pPr>
        <w:spacing w:line="256" w:lineRule="auto"/>
        <w:ind w:left="772" w:right="552"/>
        <w:jc w:val="left"/>
        <w:rPr>
          <w:sz w:val="18"/>
          <w:szCs w:val="18"/>
        </w:rPr>
      </w:pPr>
      <w:r w:rsidRPr="00E27D46">
        <w:rPr>
          <w:sz w:val="18"/>
          <w:szCs w:val="18"/>
        </w:rPr>
        <w:t>2. Inspiration Generation:</w:t>
      </w:r>
    </w:p>
    <w:p w14:paraId="16803D47" w14:textId="77777777" w:rsidR="00E27D46" w:rsidRPr="00E27D46" w:rsidRDefault="00E27D46">
      <w:pPr>
        <w:numPr>
          <w:ilvl w:val="0"/>
          <w:numId w:val="25"/>
        </w:numPr>
        <w:spacing w:line="256" w:lineRule="auto"/>
        <w:ind w:right="552"/>
        <w:jc w:val="left"/>
        <w:rPr>
          <w:sz w:val="18"/>
          <w:szCs w:val="18"/>
        </w:rPr>
      </w:pPr>
      <w:r w:rsidRPr="00E27D46">
        <w:rPr>
          <w:sz w:val="18"/>
          <w:szCs w:val="18"/>
        </w:rPr>
        <w:t xml:space="preserve">Test Case 6: Get Inspiration </w:t>
      </w:r>
    </w:p>
    <w:p w14:paraId="50BB7B9F" w14:textId="77777777" w:rsidR="00E27D46" w:rsidRPr="00E27D46" w:rsidRDefault="00E27D46">
      <w:pPr>
        <w:numPr>
          <w:ilvl w:val="1"/>
          <w:numId w:val="25"/>
        </w:numPr>
        <w:spacing w:line="256" w:lineRule="auto"/>
        <w:ind w:right="552"/>
        <w:jc w:val="left"/>
        <w:rPr>
          <w:sz w:val="18"/>
          <w:szCs w:val="18"/>
        </w:rPr>
      </w:pPr>
      <w:r w:rsidRPr="00E27D46">
        <w:rPr>
          <w:sz w:val="18"/>
          <w:szCs w:val="18"/>
        </w:rPr>
        <w:t xml:space="preserve">Steps: </w:t>
      </w:r>
    </w:p>
    <w:p w14:paraId="438270C2" w14:textId="77777777" w:rsidR="00E27D46" w:rsidRPr="00E27D46" w:rsidRDefault="00E27D46">
      <w:pPr>
        <w:numPr>
          <w:ilvl w:val="2"/>
          <w:numId w:val="25"/>
        </w:numPr>
        <w:spacing w:line="256" w:lineRule="auto"/>
        <w:ind w:right="552"/>
        <w:jc w:val="left"/>
        <w:rPr>
          <w:sz w:val="18"/>
          <w:szCs w:val="18"/>
        </w:rPr>
      </w:pPr>
      <w:r w:rsidRPr="00E27D46">
        <w:rPr>
          <w:sz w:val="18"/>
          <w:szCs w:val="18"/>
        </w:rPr>
        <w:t>Click the "Get Inspiration" button.</w:t>
      </w:r>
    </w:p>
    <w:p w14:paraId="7E2C8ED3" w14:textId="77777777" w:rsidR="00E27D46" w:rsidRPr="00E27D46" w:rsidRDefault="00E27D46">
      <w:pPr>
        <w:numPr>
          <w:ilvl w:val="1"/>
          <w:numId w:val="25"/>
        </w:numPr>
        <w:spacing w:line="256" w:lineRule="auto"/>
        <w:ind w:right="552"/>
        <w:jc w:val="left"/>
        <w:rPr>
          <w:sz w:val="18"/>
          <w:szCs w:val="18"/>
        </w:rPr>
      </w:pPr>
      <w:r w:rsidRPr="00E27D46">
        <w:rPr>
          <w:sz w:val="18"/>
          <w:szCs w:val="18"/>
        </w:rPr>
        <w:t xml:space="preserve">Expected Result: </w:t>
      </w:r>
    </w:p>
    <w:p w14:paraId="0E703861" w14:textId="77777777" w:rsidR="00E27D46" w:rsidRPr="00E27D46" w:rsidRDefault="00E27D46">
      <w:pPr>
        <w:numPr>
          <w:ilvl w:val="2"/>
          <w:numId w:val="26"/>
        </w:numPr>
        <w:spacing w:line="256" w:lineRule="auto"/>
        <w:ind w:right="552"/>
        <w:jc w:val="left"/>
        <w:rPr>
          <w:sz w:val="18"/>
          <w:szCs w:val="18"/>
        </w:rPr>
      </w:pPr>
      <w:r w:rsidRPr="00E27D46">
        <w:rPr>
          <w:sz w:val="18"/>
          <w:szCs w:val="18"/>
        </w:rPr>
        <w:t>A random research topic is displayed in an alert or on the page.</w:t>
      </w:r>
    </w:p>
    <w:p w14:paraId="022FA14E" w14:textId="77777777" w:rsidR="00E27D46" w:rsidRPr="00E27D46" w:rsidRDefault="00E27D46" w:rsidP="00E27D46">
      <w:pPr>
        <w:spacing w:line="256" w:lineRule="auto"/>
        <w:ind w:left="772" w:right="552"/>
        <w:jc w:val="left"/>
        <w:rPr>
          <w:sz w:val="18"/>
          <w:szCs w:val="18"/>
        </w:rPr>
      </w:pPr>
      <w:r w:rsidRPr="00E27D46">
        <w:rPr>
          <w:sz w:val="18"/>
          <w:szCs w:val="18"/>
        </w:rPr>
        <w:t>3. File Storage (Store/Sell/Certify):</w:t>
      </w:r>
    </w:p>
    <w:p w14:paraId="784BEC6C" w14:textId="77777777" w:rsidR="00E27D46" w:rsidRPr="00E27D46" w:rsidRDefault="00E27D46">
      <w:pPr>
        <w:numPr>
          <w:ilvl w:val="0"/>
          <w:numId w:val="27"/>
        </w:numPr>
        <w:spacing w:line="256" w:lineRule="auto"/>
        <w:ind w:right="552"/>
        <w:jc w:val="left"/>
        <w:rPr>
          <w:sz w:val="18"/>
          <w:szCs w:val="18"/>
        </w:rPr>
      </w:pPr>
      <w:r w:rsidRPr="00E27D46">
        <w:rPr>
          <w:sz w:val="18"/>
          <w:szCs w:val="18"/>
        </w:rPr>
        <w:t xml:space="preserve">Test Case 7: Successful File Storage (Store) </w:t>
      </w:r>
    </w:p>
    <w:p w14:paraId="13B9E932" w14:textId="77777777" w:rsidR="00E27D46" w:rsidRPr="00E27D46" w:rsidRDefault="00E27D46">
      <w:pPr>
        <w:numPr>
          <w:ilvl w:val="1"/>
          <w:numId w:val="27"/>
        </w:numPr>
        <w:spacing w:line="256" w:lineRule="auto"/>
        <w:ind w:right="552"/>
        <w:jc w:val="left"/>
        <w:rPr>
          <w:sz w:val="18"/>
          <w:szCs w:val="18"/>
        </w:rPr>
      </w:pPr>
      <w:r w:rsidRPr="00E27D46">
        <w:rPr>
          <w:sz w:val="18"/>
          <w:szCs w:val="18"/>
        </w:rPr>
        <w:t xml:space="preserve">Steps: </w:t>
      </w:r>
    </w:p>
    <w:p w14:paraId="5E33D43E" w14:textId="77777777" w:rsidR="00E27D46" w:rsidRPr="00E27D46" w:rsidRDefault="00E27D46">
      <w:pPr>
        <w:numPr>
          <w:ilvl w:val="2"/>
          <w:numId w:val="27"/>
        </w:numPr>
        <w:spacing w:line="256" w:lineRule="auto"/>
        <w:ind w:right="552"/>
        <w:jc w:val="left"/>
        <w:rPr>
          <w:sz w:val="18"/>
          <w:szCs w:val="18"/>
        </w:rPr>
      </w:pPr>
      <w:r w:rsidRPr="00E27D46">
        <w:rPr>
          <w:sz w:val="18"/>
          <w:szCs w:val="18"/>
        </w:rPr>
        <w:t>Select "Store Invention" action.</w:t>
      </w:r>
    </w:p>
    <w:p w14:paraId="05622764" w14:textId="77777777" w:rsidR="00E27D46" w:rsidRPr="00E27D46" w:rsidRDefault="00E27D46">
      <w:pPr>
        <w:numPr>
          <w:ilvl w:val="2"/>
          <w:numId w:val="27"/>
        </w:numPr>
        <w:spacing w:line="256" w:lineRule="auto"/>
        <w:ind w:right="552"/>
        <w:jc w:val="left"/>
        <w:rPr>
          <w:sz w:val="18"/>
          <w:szCs w:val="18"/>
        </w:rPr>
      </w:pPr>
      <w:r w:rsidRPr="00E27D46">
        <w:rPr>
          <w:sz w:val="18"/>
          <w:szCs w:val="18"/>
        </w:rPr>
        <w:t>Upload a valid Python file (.</w:t>
      </w:r>
      <w:proofErr w:type="spellStart"/>
      <w:r w:rsidRPr="00E27D46">
        <w:rPr>
          <w:sz w:val="18"/>
          <w:szCs w:val="18"/>
        </w:rPr>
        <w:t>py</w:t>
      </w:r>
      <w:proofErr w:type="spellEnd"/>
      <w:r w:rsidRPr="00E27D46">
        <w:rPr>
          <w:sz w:val="18"/>
          <w:szCs w:val="18"/>
        </w:rPr>
        <w:t>).</w:t>
      </w:r>
    </w:p>
    <w:p w14:paraId="218DEB24" w14:textId="77777777" w:rsidR="00E27D46" w:rsidRPr="00E27D46" w:rsidRDefault="00E27D46">
      <w:pPr>
        <w:numPr>
          <w:ilvl w:val="2"/>
          <w:numId w:val="27"/>
        </w:numPr>
        <w:spacing w:line="256" w:lineRule="auto"/>
        <w:ind w:right="552"/>
        <w:jc w:val="left"/>
        <w:rPr>
          <w:sz w:val="18"/>
          <w:szCs w:val="18"/>
        </w:rPr>
      </w:pPr>
      <w:r w:rsidRPr="00E27D46">
        <w:rPr>
          <w:sz w:val="18"/>
          <w:szCs w:val="18"/>
        </w:rPr>
        <w:lastRenderedPageBreak/>
        <w:t>Submit the form.</w:t>
      </w:r>
    </w:p>
    <w:p w14:paraId="5C828650" w14:textId="77777777" w:rsidR="00E27D46" w:rsidRPr="00E27D46" w:rsidRDefault="00E27D46">
      <w:pPr>
        <w:numPr>
          <w:ilvl w:val="1"/>
          <w:numId w:val="27"/>
        </w:numPr>
        <w:spacing w:line="256" w:lineRule="auto"/>
        <w:ind w:right="552"/>
        <w:jc w:val="left"/>
        <w:rPr>
          <w:sz w:val="18"/>
          <w:szCs w:val="18"/>
        </w:rPr>
      </w:pPr>
      <w:r w:rsidRPr="00E27D46">
        <w:rPr>
          <w:sz w:val="18"/>
          <w:szCs w:val="18"/>
        </w:rPr>
        <w:t xml:space="preserve">Expected Result: </w:t>
      </w:r>
    </w:p>
    <w:p w14:paraId="16679AC9" w14:textId="77777777" w:rsidR="00E27D46" w:rsidRPr="00E27D46" w:rsidRDefault="00E27D46">
      <w:pPr>
        <w:numPr>
          <w:ilvl w:val="2"/>
          <w:numId w:val="28"/>
        </w:numPr>
        <w:spacing w:line="256" w:lineRule="auto"/>
        <w:ind w:right="552"/>
        <w:jc w:val="left"/>
        <w:rPr>
          <w:sz w:val="18"/>
          <w:szCs w:val="18"/>
        </w:rPr>
      </w:pPr>
      <w:r w:rsidRPr="00E27D46">
        <w:rPr>
          <w:sz w:val="18"/>
          <w:szCs w:val="18"/>
        </w:rPr>
        <w:t>File is successfully stored on the server.</w:t>
      </w:r>
    </w:p>
    <w:p w14:paraId="1FA9BDD4" w14:textId="77777777" w:rsidR="00E27D46" w:rsidRPr="00E27D46" w:rsidRDefault="00E27D46">
      <w:pPr>
        <w:numPr>
          <w:ilvl w:val="2"/>
          <w:numId w:val="28"/>
        </w:numPr>
        <w:spacing w:line="256" w:lineRule="auto"/>
        <w:ind w:right="552"/>
        <w:jc w:val="left"/>
        <w:rPr>
          <w:sz w:val="18"/>
          <w:szCs w:val="18"/>
        </w:rPr>
      </w:pPr>
      <w:r w:rsidRPr="00E27D46">
        <w:rPr>
          <w:sz w:val="18"/>
          <w:szCs w:val="18"/>
        </w:rPr>
        <w:t>Invention data is stored in the database.</w:t>
      </w:r>
    </w:p>
    <w:p w14:paraId="4DE43951" w14:textId="77777777" w:rsidR="00E27D46" w:rsidRPr="00E27D46" w:rsidRDefault="00E27D46">
      <w:pPr>
        <w:numPr>
          <w:ilvl w:val="2"/>
          <w:numId w:val="28"/>
        </w:numPr>
        <w:spacing w:line="256" w:lineRule="auto"/>
        <w:ind w:right="552"/>
        <w:jc w:val="left"/>
        <w:rPr>
          <w:sz w:val="18"/>
          <w:szCs w:val="18"/>
        </w:rPr>
      </w:pPr>
      <w:r w:rsidRPr="00E27D46">
        <w:rPr>
          <w:sz w:val="18"/>
          <w:szCs w:val="18"/>
        </w:rPr>
        <w:t>Success message is displayed.</w:t>
      </w:r>
    </w:p>
    <w:p w14:paraId="4777C752" w14:textId="77777777" w:rsidR="00E27D46" w:rsidRPr="00E27D46" w:rsidRDefault="00E27D46">
      <w:pPr>
        <w:numPr>
          <w:ilvl w:val="0"/>
          <w:numId w:val="27"/>
        </w:numPr>
        <w:spacing w:line="256" w:lineRule="auto"/>
        <w:ind w:right="552"/>
        <w:jc w:val="left"/>
        <w:rPr>
          <w:sz w:val="18"/>
          <w:szCs w:val="18"/>
        </w:rPr>
      </w:pPr>
      <w:r w:rsidRPr="00E27D46">
        <w:rPr>
          <w:sz w:val="18"/>
          <w:szCs w:val="18"/>
        </w:rPr>
        <w:t xml:space="preserve">Test Case 8: Successful File Storage (Sell) </w:t>
      </w:r>
    </w:p>
    <w:p w14:paraId="59266808" w14:textId="77777777" w:rsidR="00E27D46" w:rsidRPr="00E27D46" w:rsidRDefault="00E27D46">
      <w:pPr>
        <w:numPr>
          <w:ilvl w:val="1"/>
          <w:numId w:val="27"/>
        </w:numPr>
        <w:spacing w:line="256" w:lineRule="auto"/>
        <w:ind w:right="552"/>
        <w:jc w:val="left"/>
        <w:rPr>
          <w:sz w:val="18"/>
          <w:szCs w:val="18"/>
        </w:rPr>
      </w:pPr>
      <w:r w:rsidRPr="00E27D46">
        <w:rPr>
          <w:sz w:val="18"/>
          <w:szCs w:val="18"/>
        </w:rPr>
        <w:t xml:space="preserve">Steps: </w:t>
      </w:r>
    </w:p>
    <w:p w14:paraId="3171F38B" w14:textId="77777777" w:rsidR="00E27D46" w:rsidRPr="00E27D46" w:rsidRDefault="00E27D46">
      <w:pPr>
        <w:numPr>
          <w:ilvl w:val="2"/>
          <w:numId w:val="27"/>
        </w:numPr>
        <w:spacing w:line="256" w:lineRule="auto"/>
        <w:ind w:right="552"/>
        <w:jc w:val="left"/>
        <w:rPr>
          <w:sz w:val="18"/>
          <w:szCs w:val="18"/>
        </w:rPr>
      </w:pPr>
      <w:r w:rsidRPr="00E27D46">
        <w:rPr>
          <w:sz w:val="18"/>
          <w:szCs w:val="18"/>
        </w:rPr>
        <w:t>Select "Sell Invention" action.</w:t>
      </w:r>
    </w:p>
    <w:p w14:paraId="7B98DFE7" w14:textId="77777777" w:rsidR="00E27D46" w:rsidRPr="00E27D46" w:rsidRDefault="00E27D46">
      <w:pPr>
        <w:numPr>
          <w:ilvl w:val="2"/>
          <w:numId w:val="27"/>
        </w:numPr>
        <w:spacing w:line="256" w:lineRule="auto"/>
        <w:ind w:right="552"/>
        <w:jc w:val="left"/>
        <w:rPr>
          <w:sz w:val="18"/>
          <w:szCs w:val="18"/>
        </w:rPr>
      </w:pPr>
      <w:r w:rsidRPr="00E27D46">
        <w:rPr>
          <w:sz w:val="18"/>
          <w:szCs w:val="18"/>
        </w:rPr>
        <w:t>Upload a valid Python file (.</w:t>
      </w:r>
      <w:proofErr w:type="spellStart"/>
      <w:r w:rsidRPr="00E27D46">
        <w:rPr>
          <w:sz w:val="18"/>
          <w:szCs w:val="18"/>
        </w:rPr>
        <w:t>py</w:t>
      </w:r>
      <w:proofErr w:type="spellEnd"/>
      <w:r w:rsidRPr="00E27D46">
        <w:rPr>
          <w:sz w:val="18"/>
          <w:szCs w:val="18"/>
        </w:rPr>
        <w:t>).</w:t>
      </w:r>
    </w:p>
    <w:p w14:paraId="32D29AE7" w14:textId="77777777" w:rsidR="00E27D46" w:rsidRPr="00E27D46" w:rsidRDefault="00E27D46">
      <w:pPr>
        <w:numPr>
          <w:ilvl w:val="2"/>
          <w:numId w:val="27"/>
        </w:numPr>
        <w:spacing w:line="256" w:lineRule="auto"/>
        <w:ind w:right="552"/>
        <w:jc w:val="left"/>
        <w:rPr>
          <w:sz w:val="18"/>
          <w:szCs w:val="18"/>
        </w:rPr>
      </w:pPr>
      <w:r w:rsidRPr="00E27D46">
        <w:rPr>
          <w:sz w:val="18"/>
          <w:szCs w:val="18"/>
        </w:rPr>
        <w:t>Enter a valid price.</w:t>
      </w:r>
    </w:p>
    <w:p w14:paraId="548D5EAB" w14:textId="77777777" w:rsidR="00E27D46" w:rsidRPr="00E27D46" w:rsidRDefault="00E27D46">
      <w:pPr>
        <w:numPr>
          <w:ilvl w:val="2"/>
          <w:numId w:val="27"/>
        </w:numPr>
        <w:spacing w:line="256" w:lineRule="auto"/>
        <w:ind w:right="552"/>
        <w:jc w:val="left"/>
        <w:rPr>
          <w:sz w:val="18"/>
          <w:szCs w:val="18"/>
        </w:rPr>
      </w:pPr>
      <w:r w:rsidRPr="00E27D46">
        <w:rPr>
          <w:sz w:val="18"/>
          <w:szCs w:val="18"/>
        </w:rPr>
        <w:t>Submit the form.</w:t>
      </w:r>
    </w:p>
    <w:p w14:paraId="4E759C4A" w14:textId="77777777" w:rsidR="00E27D46" w:rsidRPr="00E27D46" w:rsidRDefault="00E27D46">
      <w:pPr>
        <w:numPr>
          <w:ilvl w:val="1"/>
          <w:numId w:val="27"/>
        </w:numPr>
        <w:spacing w:line="256" w:lineRule="auto"/>
        <w:ind w:right="552"/>
        <w:jc w:val="left"/>
        <w:rPr>
          <w:sz w:val="18"/>
          <w:szCs w:val="18"/>
        </w:rPr>
      </w:pPr>
      <w:r w:rsidRPr="00E27D46">
        <w:rPr>
          <w:sz w:val="18"/>
          <w:szCs w:val="18"/>
        </w:rPr>
        <w:t xml:space="preserve">Expected Result: </w:t>
      </w:r>
    </w:p>
    <w:p w14:paraId="10F99861" w14:textId="77777777" w:rsidR="00E27D46" w:rsidRPr="00E27D46" w:rsidRDefault="00E27D46">
      <w:pPr>
        <w:numPr>
          <w:ilvl w:val="2"/>
          <w:numId w:val="29"/>
        </w:numPr>
        <w:spacing w:line="256" w:lineRule="auto"/>
        <w:ind w:right="552"/>
        <w:jc w:val="left"/>
        <w:rPr>
          <w:sz w:val="18"/>
          <w:szCs w:val="18"/>
        </w:rPr>
      </w:pPr>
      <w:r w:rsidRPr="00E27D46">
        <w:rPr>
          <w:sz w:val="18"/>
          <w:szCs w:val="18"/>
        </w:rPr>
        <w:t>File is successfully stored on the server.</w:t>
      </w:r>
    </w:p>
    <w:p w14:paraId="52577E61" w14:textId="77777777" w:rsidR="00E27D46" w:rsidRPr="00E27D46" w:rsidRDefault="00E27D46">
      <w:pPr>
        <w:numPr>
          <w:ilvl w:val="2"/>
          <w:numId w:val="29"/>
        </w:numPr>
        <w:spacing w:line="256" w:lineRule="auto"/>
        <w:ind w:right="552"/>
        <w:jc w:val="left"/>
        <w:rPr>
          <w:sz w:val="18"/>
          <w:szCs w:val="18"/>
        </w:rPr>
      </w:pPr>
      <w:r w:rsidRPr="00E27D46">
        <w:rPr>
          <w:sz w:val="18"/>
          <w:szCs w:val="18"/>
        </w:rPr>
        <w:t>Invention data, including price, is stored in the database.</w:t>
      </w:r>
    </w:p>
    <w:p w14:paraId="01983179" w14:textId="77777777" w:rsidR="00E27D46" w:rsidRPr="00E27D46" w:rsidRDefault="00E27D46">
      <w:pPr>
        <w:numPr>
          <w:ilvl w:val="2"/>
          <w:numId w:val="29"/>
        </w:numPr>
        <w:spacing w:line="256" w:lineRule="auto"/>
        <w:ind w:right="552"/>
        <w:jc w:val="left"/>
        <w:rPr>
          <w:sz w:val="18"/>
          <w:szCs w:val="18"/>
        </w:rPr>
      </w:pPr>
      <w:r w:rsidRPr="00E27D46">
        <w:rPr>
          <w:sz w:val="18"/>
          <w:szCs w:val="18"/>
        </w:rPr>
        <w:t>Success message is displayed.</w:t>
      </w:r>
    </w:p>
    <w:p w14:paraId="46AEA774" w14:textId="77777777" w:rsidR="00E27D46" w:rsidRPr="00E27D46" w:rsidRDefault="00E27D46">
      <w:pPr>
        <w:numPr>
          <w:ilvl w:val="0"/>
          <w:numId w:val="27"/>
        </w:numPr>
        <w:spacing w:line="256" w:lineRule="auto"/>
        <w:ind w:right="552"/>
        <w:jc w:val="left"/>
        <w:rPr>
          <w:sz w:val="18"/>
          <w:szCs w:val="18"/>
        </w:rPr>
      </w:pPr>
      <w:r w:rsidRPr="00E27D46">
        <w:rPr>
          <w:sz w:val="18"/>
          <w:szCs w:val="18"/>
        </w:rPr>
        <w:t xml:space="preserve">Test Case 9: Successful File Storage (Certify) </w:t>
      </w:r>
    </w:p>
    <w:p w14:paraId="355AE555" w14:textId="77777777" w:rsidR="00E27D46" w:rsidRPr="00E27D46" w:rsidRDefault="00E27D46">
      <w:pPr>
        <w:numPr>
          <w:ilvl w:val="1"/>
          <w:numId w:val="27"/>
        </w:numPr>
        <w:spacing w:line="256" w:lineRule="auto"/>
        <w:ind w:right="552"/>
        <w:jc w:val="left"/>
        <w:rPr>
          <w:sz w:val="18"/>
          <w:szCs w:val="18"/>
        </w:rPr>
      </w:pPr>
      <w:r w:rsidRPr="00E27D46">
        <w:rPr>
          <w:sz w:val="18"/>
          <w:szCs w:val="18"/>
        </w:rPr>
        <w:t xml:space="preserve">Steps: </w:t>
      </w:r>
    </w:p>
    <w:p w14:paraId="7B1CCB29" w14:textId="77777777" w:rsidR="00E27D46" w:rsidRPr="00E27D46" w:rsidRDefault="00E27D46">
      <w:pPr>
        <w:numPr>
          <w:ilvl w:val="2"/>
          <w:numId w:val="27"/>
        </w:numPr>
        <w:spacing w:line="256" w:lineRule="auto"/>
        <w:ind w:right="552"/>
        <w:jc w:val="left"/>
        <w:rPr>
          <w:sz w:val="18"/>
          <w:szCs w:val="18"/>
        </w:rPr>
      </w:pPr>
      <w:r w:rsidRPr="00E27D46">
        <w:rPr>
          <w:sz w:val="18"/>
          <w:szCs w:val="18"/>
        </w:rPr>
        <w:t>Select "Certify &amp; Patent" action.</w:t>
      </w:r>
    </w:p>
    <w:p w14:paraId="1AAAE992" w14:textId="77777777" w:rsidR="00E27D46" w:rsidRPr="00E27D46" w:rsidRDefault="00E27D46">
      <w:pPr>
        <w:numPr>
          <w:ilvl w:val="2"/>
          <w:numId w:val="27"/>
        </w:numPr>
        <w:spacing w:line="256" w:lineRule="auto"/>
        <w:ind w:right="552"/>
        <w:jc w:val="left"/>
        <w:rPr>
          <w:sz w:val="18"/>
          <w:szCs w:val="18"/>
        </w:rPr>
      </w:pPr>
      <w:r w:rsidRPr="00E27D46">
        <w:rPr>
          <w:sz w:val="18"/>
          <w:szCs w:val="18"/>
        </w:rPr>
        <w:t>Upload a valid Python file (.</w:t>
      </w:r>
      <w:proofErr w:type="spellStart"/>
      <w:r w:rsidRPr="00E27D46">
        <w:rPr>
          <w:sz w:val="18"/>
          <w:szCs w:val="18"/>
        </w:rPr>
        <w:t>py</w:t>
      </w:r>
      <w:proofErr w:type="spellEnd"/>
      <w:r w:rsidRPr="00E27D46">
        <w:rPr>
          <w:sz w:val="18"/>
          <w:szCs w:val="18"/>
        </w:rPr>
        <w:t>).</w:t>
      </w:r>
    </w:p>
    <w:p w14:paraId="29CF3B51" w14:textId="77777777" w:rsidR="00E27D46" w:rsidRPr="00E27D46" w:rsidRDefault="00E27D46">
      <w:pPr>
        <w:numPr>
          <w:ilvl w:val="2"/>
          <w:numId w:val="27"/>
        </w:numPr>
        <w:spacing w:line="256" w:lineRule="auto"/>
        <w:ind w:right="552"/>
        <w:jc w:val="left"/>
        <w:rPr>
          <w:sz w:val="18"/>
          <w:szCs w:val="18"/>
        </w:rPr>
      </w:pPr>
      <w:r w:rsidRPr="00E27D46">
        <w:rPr>
          <w:sz w:val="18"/>
          <w:szCs w:val="18"/>
        </w:rPr>
        <w:t>Submit the form.</w:t>
      </w:r>
    </w:p>
    <w:p w14:paraId="0E234B86" w14:textId="77777777" w:rsidR="00E27D46" w:rsidRPr="00E27D46" w:rsidRDefault="00E27D46">
      <w:pPr>
        <w:numPr>
          <w:ilvl w:val="1"/>
          <w:numId w:val="27"/>
        </w:numPr>
        <w:spacing w:line="256" w:lineRule="auto"/>
        <w:ind w:right="552"/>
        <w:jc w:val="left"/>
        <w:rPr>
          <w:sz w:val="18"/>
          <w:szCs w:val="18"/>
        </w:rPr>
      </w:pPr>
      <w:r w:rsidRPr="00E27D46">
        <w:rPr>
          <w:sz w:val="18"/>
          <w:szCs w:val="18"/>
        </w:rPr>
        <w:t xml:space="preserve">Expected Result: </w:t>
      </w:r>
    </w:p>
    <w:p w14:paraId="7B1516E3" w14:textId="77777777" w:rsidR="00E27D46" w:rsidRPr="00E27D46" w:rsidRDefault="00E27D46">
      <w:pPr>
        <w:numPr>
          <w:ilvl w:val="2"/>
          <w:numId w:val="30"/>
        </w:numPr>
        <w:spacing w:line="256" w:lineRule="auto"/>
        <w:ind w:right="552"/>
        <w:jc w:val="left"/>
        <w:rPr>
          <w:sz w:val="18"/>
          <w:szCs w:val="18"/>
        </w:rPr>
      </w:pPr>
      <w:r w:rsidRPr="00E27D46">
        <w:rPr>
          <w:sz w:val="18"/>
          <w:szCs w:val="18"/>
        </w:rPr>
        <w:t>File is successfully stored on the server.</w:t>
      </w:r>
    </w:p>
    <w:p w14:paraId="731C000B" w14:textId="77777777" w:rsidR="00E27D46" w:rsidRPr="00E27D46" w:rsidRDefault="00E27D46">
      <w:pPr>
        <w:numPr>
          <w:ilvl w:val="2"/>
          <w:numId w:val="30"/>
        </w:numPr>
        <w:spacing w:line="256" w:lineRule="auto"/>
        <w:ind w:right="552"/>
        <w:jc w:val="left"/>
        <w:rPr>
          <w:sz w:val="18"/>
          <w:szCs w:val="18"/>
        </w:rPr>
      </w:pPr>
      <w:r w:rsidRPr="00E27D46">
        <w:rPr>
          <w:sz w:val="18"/>
          <w:szCs w:val="18"/>
        </w:rPr>
        <w:t>Invention data, including the certification flag, is stored in the database.</w:t>
      </w:r>
    </w:p>
    <w:p w14:paraId="143A9053" w14:textId="77777777" w:rsidR="00E27D46" w:rsidRPr="00E27D46" w:rsidRDefault="00E27D46">
      <w:pPr>
        <w:numPr>
          <w:ilvl w:val="2"/>
          <w:numId w:val="30"/>
        </w:numPr>
        <w:spacing w:line="256" w:lineRule="auto"/>
        <w:ind w:right="552"/>
        <w:jc w:val="left"/>
        <w:rPr>
          <w:sz w:val="18"/>
          <w:szCs w:val="18"/>
        </w:rPr>
      </w:pPr>
      <w:r w:rsidRPr="00E27D46">
        <w:rPr>
          <w:sz w:val="18"/>
          <w:szCs w:val="18"/>
        </w:rPr>
        <w:t>Success message is displayed.</w:t>
      </w:r>
    </w:p>
    <w:p w14:paraId="25BF6A0A" w14:textId="77777777" w:rsidR="00E27D46" w:rsidRPr="00E27D46" w:rsidRDefault="00E27D46">
      <w:pPr>
        <w:numPr>
          <w:ilvl w:val="0"/>
          <w:numId w:val="27"/>
        </w:numPr>
        <w:spacing w:line="256" w:lineRule="auto"/>
        <w:ind w:right="552"/>
        <w:jc w:val="left"/>
        <w:rPr>
          <w:sz w:val="18"/>
          <w:szCs w:val="18"/>
        </w:rPr>
      </w:pPr>
      <w:r w:rsidRPr="00E27D46">
        <w:rPr>
          <w:sz w:val="18"/>
          <w:szCs w:val="18"/>
        </w:rPr>
        <w:t xml:space="preserve">Test Case 10: Invalid File Type </w:t>
      </w:r>
    </w:p>
    <w:p w14:paraId="3B53C9B7" w14:textId="77777777" w:rsidR="00E27D46" w:rsidRPr="00E27D46" w:rsidRDefault="00E27D46">
      <w:pPr>
        <w:numPr>
          <w:ilvl w:val="1"/>
          <w:numId w:val="27"/>
        </w:numPr>
        <w:spacing w:line="256" w:lineRule="auto"/>
        <w:ind w:right="552"/>
        <w:jc w:val="left"/>
        <w:rPr>
          <w:sz w:val="18"/>
          <w:szCs w:val="18"/>
        </w:rPr>
      </w:pPr>
      <w:r w:rsidRPr="00E27D46">
        <w:rPr>
          <w:sz w:val="18"/>
          <w:szCs w:val="18"/>
        </w:rPr>
        <w:t xml:space="preserve">Steps: </w:t>
      </w:r>
    </w:p>
    <w:p w14:paraId="186E4148" w14:textId="77777777" w:rsidR="00E27D46" w:rsidRPr="00E27D46" w:rsidRDefault="00E27D46">
      <w:pPr>
        <w:numPr>
          <w:ilvl w:val="2"/>
          <w:numId w:val="27"/>
        </w:numPr>
        <w:spacing w:line="256" w:lineRule="auto"/>
        <w:ind w:right="552"/>
        <w:jc w:val="left"/>
        <w:rPr>
          <w:sz w:val="18"/>
          <w:szCs w:val="18"/>
        </w:rPr>
      </w:pPr>
      <w:r w:rsidRPr="00E27D46">
        <w:rPr>
          <w:sz w:val="18"/>
          <w:szCs w:val="18"/>
        </w:rPr>
        <w:t>Select any file storage action.</w:t>
      </w:r>
    </w:p>
    <w:p w14:paraId="58CB2BCA" w14:textId="77777777" w:rsidR="00E27D46" w:rsidRPr="00E27D46" w:rsidRDefault="00E27D46">
      <w:pPr>
        <w:numPr>
          <w:ilvl w:val="2"/>
          <w:numId w:val="27"/>
        </w:numPr>
        <w:spacing w:line="256" w:lineRule="auto"/>
        <w:ind w:right="552"/>
        <w:jc w:val="left"/>
        <w:rPr>
          <w:sz w:val="18"/>
          <w:szCs w:val="18"/>
        </w:rPr>
      </w:pPr>
      <w:r w:rsidRPr="00E27D46">
        <w:rPr>
          <w:sz w:val="18"/>
          <w:szCs w:val="18"/>
        </w:rPr>
        <w:t>Upload a file with an invalid extension (e.g., .txt, .jpg).</w:t>
      </w:r>
    </w:p>
    <w:p w14:paraId="055BCCE9" w14:textId="77777777" w:rsidR="00E27D46" w:rsidRPr="00E27D46" w:rsidRDefault="00E27D46">
      <w:pPr>
        <w:numPr>
          <w:ilvl w:val="2"/>
          <w:numId w:val="27"/>
        </w:numPr>
        <w:spacing w:line="256" w:lineRule="auto"/>
        <w:ind w:right="552"/>
        <w:jc w:val="left"/>
        <w:rPr>
          <w:sz w:val="18"/>
          <w:szCs w:val="18"/>
        </w:rPr>
      </w:pPr>
      <w:r w:rsidRPr="00E27D46">
        <w:rPr>
          <w:sz w:val="18"/>
          <w:szCs w:val="18"/>
        </w:rPr>
        <w:t>Submit the form.</w:t>
      </w:r>
    </w:p>
    <w:p w14:paraId="2DD0C908" w14:textId="77777777" w:rsidR="00E27D46" w:rsidRPr="00E27D46" w:rsidRDefault="00E27D46">
      <w:pPr>
        <w:numPr>
          <w:ilvl w:val="1"/>
          <w:numId w:val="27"/>
        </w:numPr>
        <w:spacing w:line="256" w:lineRule="auto"/>
        <w:ind w:right="552"/>
        <w:jc w:val="left"/>
        <w:rPr>
          <w:sz w:val="18"/>
          <w:szCs w:val="18"/>
        </w:rPr>
      </w:pPr>
      <w:r w:rsidRPr="00E27D46">
        <w:rPr>
          <w:sz w:val="18"/>
          <w:szCs w:val="18"/>
        </w:rPr>
        <w:t xml:space="preserve">Expected Result: </w:t>
      </w:r>
    </w:p>
    <w:p w14:paraId="3DBD0F33" w14:textId="77777777" w:rsidR="00E27D46" w:rsidRPr="00E27D46" w:rsidRDefault="00E27D46">
      <w:pPr>
        <w:numPr>
          <w:ilvl w:val="2"/>
          <w:numId w:val="31"/>
        </w:numPr>
        <w:spacing w:line="256" w:lineRule="auto"/>
        <w:ind w:right="552"/>
        <w:jc w:val="left"/>
        <w:rPr>
          <w:sz w:val="18"/>
          <w:szCs w:val="18"/>
        </w:rPr>
      </w:pPr>
      <w:r w:rsidRPr="00E27D46">
        <w:rPr>
          <w:sz w:val="18"/>
          <w:szCs w:val="18"/>
        </w:rPr>
        <w:t>Client-side validation prevents file upload.</w:t>
      </w:r>
    </w:p>
    <w:p w14:paraId="18FCE275" w14:textId="77777777" w:rsidR="00E27D46" w:rsidRPr="00E27D46" w:rsidRDefault="00E27D46">
      <w:pPr>
        <w:numPr>
          <w:ilvl w:val="2"/>
          <w:numId w:val="31"/>
        </w:numPr>
        <w:spacing w:line="256" w:lineRule="auto"/>
        <w:ind w:right="552"/>
        <w:jc w:val="left"/>
        <w:rPr>
          <w:sz w:val="18"/>
          <w:szCs w:val="18"/>
        </w:rPr>
      </w:pPr>
      <w:r w:rsidRPr="00E27D46">
        <w:rPr>
          <w:sz w:val="18"/>
          <w:szCs w:val="18"/>
        </w:rPr>
        <w:t>If not, server-side validation should return an error.</w:t>
      </w:r>
    </w:p>
    <w:p w14:paraId="38886E8F" w14:textId="77777777" w:rsidR="00E27D46" w:rsidRPr="00E27D46" w:rsidRDefault="00E27D46">
      <w:pPr>
        <w:numPr>
          <w:ilvl w:val="0"/>
          <w:numId w:val="27"/>
        </w:numPr>
        <w:spacing w:line="256" w:lineRule="auto"/>
        <w:ind w:right="552"/>
        <w:jc w:val="left"/>
        <w:rPr>
          <w:sz w:val="18"/>
          <w:szCs w:val="18"/>
        </w:rPr>
      </w:pPr>
      <w:r w:rsidRPr="00E27D46">
        <w:rPr>
          <w:sz w:val="18"/>
          <w:szCs w:val="18"/>
        </w:rPr>
        <w:t xml:space="preserve">Test Case 11: File Upload Size Limit </w:t>
      </w:r>
    </w:p>
    <w:p w14:paraId="6506256F" w14:textId="77777777" w:rsidR="00E27D46" w:rsidRPr="00E27D46" w:rsidRDefault="00E27D46">
      <w:pPr>
        <w:numPr>
          <w:ilvl w:val="1"/>
          <w:numId w:val="27"/>
        </w:numPr>
        <w:spacing w:line="256" w:lineRule="auto"/>
        <w:ind w:right="552"/>
        <w:jc w:val="left"/>
        <w:rPr>
          <w:sz w:val="18"/>
          <w:szCs w:val="18"/>
        </w:rPr>
      </w:pPr>
      <w:r w:rsidRPr="00E27D46">
        <w:rPr>
          <w:sz w:val="18"/>
          <w:szCs w:val="18"/>
        </w:rPr>
        <w:t xml:space="preserve">Steps: </w:t>
      </w:r>
    </w:p>
    <w:p w14:paraId="37D70A16" w14:textId="77777777" w:rsidR="00E27D46" w:rsidRPr="00E27D46" w:rsidRDefault="00E27D46">
      <w:pPr>
        <w:numPr>
          <w:ilvl w:val="2"/>
          <w:numId w:val="27"/>
        </w:numPr>
        <w:spacing w:line="256" w:lineRule="auto"/>
        <w:ind w:right="552"/>
        <w:jc w:val="left"/>
        <w:rPr>
          <w:sz w:val="18"/>
          <w:szCs w:val="18"/>
        </w:rPr>
      </w:pPr>
      <w:r w:rsidRPr="00E27D46">
        <w:rPr>
          <w:sz w:val="18"/>
          <w:szCs w:val="18"/>
        </w:rPr>
        <w:t>Select any file storage action.</w:t>
      </w:r>
    </w:p>
    <w:p w14:paraId="4FAAC402" w14:textId="77777777" w:rsidR="00E27D46" w:rsidRPr="00E27D46" w:rsidRDefault="00E27D46">
      <w:pPr>
        <w:numPr>
          <w:ilvl w:val="2"/>
          <w:numId w:val="27"/>
        </w:numPr>
        <w:spacing w:line="256" w:lineRule="auto"/>
        <w:ind w:right="552"/>
        <w:jc w:val="left"/>
        <w:rPr>
          <w:sz w:val="18"/>
          <w:szCs w:val="18"/>
        </w:rPr>
      </w:pPr>
      <w:r w:rsidRPr="00E27D46">
        <w:rPr>
          <w:sz w:val="18"/>
          <w:szCs w:val="18"/>
        </w:rPr>
        <w:t>Upload a file exceeding the allowed size.</w:t>
      </w:r>
    </w:p>
    <w:p w14:paraId="652E6EA5" w14:textId="77777777" w:rsidR="00E27D46" w:rsidRPr="00E27D46" w:rsidRDefault="00E27D46">
      <w:pPr>
        <w:numPr>
          <w:ilvl w:val="2"/>
          <w:numId w:val="27"/>
        </w:numPr>
        <w:spacing w:line="256" w:lineRule="auto"/>
        <w:ind w:right="552"/>
        <w:jc w:val="left"/>
        <w:rPr>
          <w:sz w:val="18"/>
          <w:szCs w:val="18"/>
        </w:rPr>
      </w:pPr>
      <w:r w:rsidRPr="00E27D46">
        <w:rPr>
          <w:sz w:val="18"/>
          <w:szCs w:val="18"/>
        </w:rPr>
        <w:t>Submit the form.</w:t>
      </w:r>
    </w:p>
    <w:p w14:paraId="41579BB0" w14:textId="77777777" w:rsidR="00E27D46" w:rsidRPr="00E27D46" w:rsidRDefault="00E27D46">
      <w:pPr>
        <w:numPr>
          <w:ilvl w:val="1"/>
          <w:numId w:val="27"/>
        </w:numPr>
        <w:spacing w:line="256" w:lineRule="auto"/>
        <w:ind w:right="552"/>
        <w:jc w:val="left"/>
        <w:rPr>
          <w:sz w:val="18"/>
          <w:szCs w:val="18"/>
        </w:rPr>
      </w:pPr>
      <w:r w:rsidRPr="00E27D46">
        <w:rPr>
          <w:sz w:val="18"/>
          <w:szCs w:val="18"/>
        </w:rPr>
        <w:t xml:space="preserve">Expected Result: </w:t>
      </w:r>
    </w:p>
    <w:p w14:paraId="58FC906B" w14:textId="77777777" w:rsidR="00E27D46" w:rsidRPr="00E27D46" w:rsidRDefault="00E27D46">
      <w:pPr>
        <w:numPr>
          <w:ilvl w:val="2"/>
          <w:numId w:val="32"/>
        </w:numPr>
        <w:spacing w:line="256" w:lineRule="auto"/>
        <w:ind w:right="552"/>
        <w:jc w:val="left"/>
        <w:rPr>
          <w:sz w:val="18"/>
          <w:szCs w:val="18"/>
        </w:rPr>
      </w:pPr>
      <w:r w:rsidRPr="00E27D46">
        <w:rPr>
          <w:sz w:val="18"/>
          <w:szCs w:val="18"/>
        </w:rPr>
        <w:t>Error message indicating file size limit exceeded.</w:t>
      </w:r>
    </w:p>
    <w:p w14:paraId="6C3D3EC5" w14:textId="77777777" w:rsidR="00E27D46" w:rsidRPr="00E27D46" w:rsidRDefault="00E27D46" w:rsidP="00E27D46">
      <w:pPr>
        <w:spacing w:line="256" w:lineRule="auto"/>
        <w:ind w:left="772" w:right="552"/>
        <w:jc w:val="left"/>
        <w:rPr>
          <w:sz w:val="18"/>
          <w:szCs w:val="18"/>
        </w:rPr>
      </w:pPr>
      <w:r w:rsidRPr="00E27D46">
        <w:rPr>
          <w:sz w:val="18"/>
          <w:szCs w:val="18"/>
        </w:rPr>
        <w:t>4. Code Uniqueness Check:</w:t>
      </w:r>
    </w:p>
    <w:p w14:paraId="049E0CF9" w14:textId="77777777" w:rsidR="00E27D46" w:rsidRPr="00E27D46" w:rsidRDefault="00E27D46">
      <w:pPr>
        <w:numPr>
          <w:ilvl w:val="0"/>
          <w:numId w:val="33"/>
        </w:numPr>
        <w:spacing w:line="256" w:lineRule="auto"/>
        <w:ind w:right="552"/>
        <w:jc w:val="left"/>
        <w:rPr>
          <w:sz w:val="18"/>
          <w:szCs w:val="18"/>
        </w:rPr>
      </w:pPr>
      <w:r w:rsidRPr="00E27D46">
        <w:rPr>
          <w:sz w:val="18"/>
          <w:szCs w:val="18"/>
        </w:rPr>
        <w:t xml:space="preserve">Test Case 12: Unique Code </w:t>
      </w:r>
    </w:p>
    <w:p w14:paraId="3E64543F" w14:textId="77777777" w:rsidR="00E27D46" w:rsidRPr="00E27D46" w:rsidRDefault="00E27D46">
      <w:pPr>
        <w:numPr>
          <w:ilvl w:val="1"/>
          <w:numId w:val="33"/>
        </w:numPr>
        <w:spacing w:line="256" w:lineRule="auto"/>
        <w:ind w:right="552"/>
        <w:jc w:val="left"/>
        <w:rPr>
          <w:sz w:val="18"/>
          <w:szCs w:val="18"/>
        </w:rPr>
      </w:pPr>
      <w:r w:rsidRPr="00E27D46">
        <w:rPr>
          <w:sz w:val="18"/>
          <w:szCs w:val="18"/>
        </w:rPr>
        <w:t xml:space="preserve">Steps: </w:t>
      </w:r>
    </w:p>
    <w:p w14:paraId="2A00B9AC" w14:textId="77777777" w:rsidR="00E27D46" w:rsidRPr="00E27D46" w:rsidRDefault="00E27D46">
      <w:pPr>
        <w:numPr>
          <w:ilvl w:val="2"/>
          <w:numId w:val="33"/>
        </w:numPr>
        <w:spacing w:line="256" w:lineRule="auto"/>
        <w:ind w:right="552"/>
        <w:jc w:val="left"/>
        <w:rPr>
          <w:sz w:val="18"/>
          <w:szCs w:val="18"/>
        </w:rPr>
      </w:pPr>
      <w:r w:rsidRPr="00E27D46">
        <w:rPr>
          <w:sz w:val="18"/>
          <w:szCs w:val="18"/>
        </w:rPr>
        <w:t>Select "Check Uniqueness" action.</w:t>
      </w:r>
    </w:p>
    <w:p w14:paraId="78DFCB94" w14:textId="77777777" w:rsidR="00E27D46" w:rsidRPr="00E27D46" w:rsidRDefault="00E27D46">
      <w:pPr>
        <w:numPr>
          <w:ilvl w:val="2"/>
          <w:numId w:val="33"/>
        </w:numPr>
        <w:spacing w:line="256" w:lineRule="auto"/>
        <w:ind w:right="552"/>
        <w:jc w:val="left"/>
        <w:rPr>
          <w:sz w:val="18"/>
          <w:szCs w:val="18"/>
        </w:rPr>
      </w:pPr>
      <w:r w:rsidRPr="00E27D46">
        <w:rPr>
          <w:sz w:val="18"/>
          <w:szCs w:val="18"/>
        </w:rPr>
        <w:t>Enter a unique code snippet.</w:t>
      </w:r>
    </w:p>
    <w:p w14:paraId="3C91F3A3" w14:textId="77777777" w:rsidR="00E27D46" w:rsidRPr="00E27D46" w:rsidRDefault="00E27D46">
      <w:pPr>
        <w:numPr>
          <w:ilvl w:val="2"/>
          <w:numId w:val="33"/>
        </w:numPr>
        <w:spacing w:line="256" w:lineRule="auto"/>
        <w:ind w:right="552"/>
        <w:jc w:val="left"/>
        <w:rPr>
          <w:sz w:val="18"/>
          <w:szCs w:val="18"/>
        </w:rPr>
      </w:pPr>
      <w:r w:rsidRPr="00E27D46">
        <w:rPr>
          <w:sz w:val="18"/>
          <w:szCs w:val="18"/>
        </w:rPr>
        <w:t>Submit the form.</w:t>
      </w:r>
    </w:p>
    <w:p w14:paraId="463C8C41" w14:textId="77777777" w:rsidR="00E27D46" w:rsidRPr="00E27D46" w:rsidRDefault="00E27D46">
      <w:pPr>
        <w:numPr>
          <w:ilvl w:val="1"/>
          <w:numId w:val="33"/>
        </w:numPr>
        <w:spacing w:line="256" w:lineRule="auto"/>
        <w:ind w:right="552"/>
        <w:jc w:val="left"/>
        <w:rPr>
          <w:sz w:val="18"/>
          <w:szCs w:val="18"/>
        </w:rPr>
      </w:pPr>
      <w:r w:rsidRPr="00E27D46">
        <w:rPr>
          <w:sz w:val="18"/>
          <w:szCs w:val="18"/>
        </w:rPr>
        <w:t xml:space="preserve">Expected Result: </w:t>
      </w:r>
    </w:p>
    <w:p w14:paraId="1BDD83DD" w14:textId="77777777" w:rsidR="00E27D46" w:rsidRPr="00E27D46" w:rsidRDefault="00E27D46">
      <w:pPr>
        <w:numPr>
          <w:ilvl w:val="2"/>
          <w:numId w:val="34"/>
        </w:numPr>
        <w:spacing w:line="256" w:lineRule="auto"/>
        <w:ind w:right="552"/>
        <w:jc w:val="left"/>
        <w:rPr>
          <w:sz w:val="18"/>
          <w:szCs w:val="18"/>
        </w:rPr>
      </w:pPr>
      <w:r w:rsidRPr="00E27D46">
        <w:rPr>
          <w:sz w:val="18"/>
          <w:szCs w:val="18"/>
        </w:rPr>
        <w:t>Success message indicating code is unique.</w:t>
      </w:r>
    </w:p>
    <w:p w14:paraId="1C187E7E" w14:textId="77777777" w:rsidR="00E27D46" w:rsidRPr="00E27D46" w:rsidRDefault="00E27D46">
      <w:pPr>
        <w:numPr>
          <w:ilvl w:val="0"/>
          <w:numId w:val="33"/>
        </w:numPr>
        <w:spacing w:line="256" w:lineRule="auto"/>
        <w:ind w:right="552"/>
        <w:jc w:val="left"/>
        <w:rPr>
          <w:sz w:val="18"/>
          <w:szCs w:val="18"/>
        </w:rPr>
      </w:pPr>
      <w:r w:rsidRPr="00E27D46">
        <w:rPr>
          <w:sz w:val="18"/>
          <w:szCs w:val="18"/>
        </w:rPr>
        <w:t xml:space="preserve">Test Case 13: Non-Unique Code (Hash Method) </w:t>
      </w:r>
    </w:p>
    <w:p w14:paraId="72B96D01" w14:textId="77777777" w:rsidR="00E27D46" w:rsidRPr="00E27D46" w:rsidRDefault="00E27D46">
      <w:pPr>
        <w:numPr>
          <w:ilvl w:val="1"/>
          <w:numId w:val="33"/>
        </w:numPr>
        <w:spacing w:line="256" w:lineRule="auto"/>
        <w:ind w:right="552"/>
        <w:jc w:val="left"/>
        <w:rPr>
          <w:sz w:val="18"/>
          <w:szCs w:val="18"/>
        </w:rPr>
      </w:pPr>
      <w:r w:rsidRPr="00E27D46">
        <w:rPr>
          <w:sz w:val="18"/>
          <w:szCs w:val="18"/>
        </w:rPr>
        <w:t xml:space="preserve">Steps: </w:t>
      </w:r>
    </w:p>
    <w:p w14:paraId="4E97B945" w14:textId="77777777" w:rsidR="00E27D46" w:rsidRPr="00E27D46" w:rsidRDefault="00E27D46">
      <w:pPr>
        <w:numPr>
          <w:ilvl w:val="2"/>
          <w:numId w:val="33"/>
        </w:numPr>
        <w:spacing w:line="256" w:lineRule="auto"/>
        <w:ind w:right="552"/>
        <w:jc w:val="left"/>
        <w:rPr>
          <w:sz w:val="18"/>
          <w:szCs w:val="18"/>
        </w:rPr>
      </w:pPr>
      <w:r w:rsidRPr="00E27D46">
        <w:rPr>
          <w:sz w:val="18"/>
          <w:szCs w:val="18"/>
        </w:rPr>
        <w:t>Select "Check Uniqueness" action.</w:t>
      </w:r>
    </w:p>
    <w:p w14:paraId="2DAB7A4A" w14:textId="77777777" w:rsidR="00E27D46" w:rsidRPr="00E27D46" w:rsidRDefault="00E27D46">
      <w:pPr>
        <w:numPr>
          <w:ilvl w:val="2"/>
          <w:numId w:val="33"/>
        </w:numPr>
        <w:spacing w:line="256" w:lineRule="auto"/>
        <w:ind w:right="552"/>
        <w:jc w:val="left"/>
        <w:rPr>
          <w:sz w:val="18"/>
          <w:szCs w:val="18"/>
        </w:rPr>
      </w:pPr>
      <w:r w:rsidRPr="00E27D46">
        <w:rPr>
          <w:sz w:val="18"/>
          <w:szCs w:val="18"/>
        </w:rPr>
        <w:t>Enter a code snippet that already exists in the database (or has a matching hash).</w:t>
      </w:r>
    </w:p>
    <w:p w14:paraId="267F23C7" w14:textId="77777777" w:rsidR="00E27D46" w:rsidRPr="00E27D46" w:rsidRDefault="00E27D46">
      <w:pPr>
        <w:numPr>
          <w:ilvl w:val="2"/>
          <w:numId w:val="33"/>
        </w:numPr>
        <w:spacing w:line="256" w:lineRule="auto"/>
        <w:ind w:right="552"/>
        <w:jc w:val="left"/>
        <w:rPr>
          <w:sz w:val="18"/>
          <w:szCs w:val="18"/>
        </w:rPr>
      </w:pPr>
      <w:r w:rsidRPr="00E27D46">
        <w:rPr>
          <w:sz w:val="18"/>
          <w:szCs w:val="18"/>
        </w:rPr>
        <w:t>Submit the form.</w:t>
      </w:r>
    </w:p>
    <w:p w14:paraId="768C5A4A" w14:textId="77777777" w:rsidR="00E27D46" w:rsidRPr="00E27D46" w:rsidRDefault="00E27D46">
      <w:pPr>
        <w:numPr>
          <w:ilvl w:val="1"/>
          <w:numId w:val="33"/>
        </w:numPr>
        <w:spacing w:line="256" w:lineRule="auto"/>
        <w:ind w:right="552"/>
        <w:jc w:val="left"/>
        <w:rPr>
          <w:sz w:val="18"/>
          <w:szCs w:val="18"/>
        </w:rPr>
      </w:pPr>
      <w:r w:rsidRPr="00E27D46">
        <w:rPr>
          <w:sz w:val="18"/>
          <w:szCs w:val="18"/>
        </w:rPr>
        <w:t xml:space="preserve">Expected Result: </w:t>
      </w:r>
    </w:p>
    <w:p w14:paraId="0170B04A" w14:textId="77777777" w:rsidR="00E27D46" w:rsidRPr="00E27D46" w:rsidRDefault="00E27D46">
      <w:pPr>
        <w:numPr>
          <w:ilvl w:val="2"/>
          <w:numId w:val="35"/>
        </w:numPr>
        <w:spacing w:line="256" w:lineRule="auto"/>
        <w:ind w:right="552"/>
        <w:jc w:val="left"/>
        <w:rPr>
          <w:sz w:val="18"/>
          <w:szCs w:val="18"/>
        </w:rPr>
      </w:pPr>
      <w:r w:rsidRPr="00E27D46">
        <w:rPr>
          <w:sz w:val="18"/>
          <w:szCs w:val="18"/>
        </w:rPr>
        <w:t>Error message indicating code is not unique.</w:t>
      </w:r>
    </w:p>
    <w:p w14:paraId="5B27AD78" w14:textId="77777777" w:rsidR="00E27D46" w:rsidRPr="00E27D46" w:rsidRDefault="00E27D46">
      <w:pPr>
        <w:numPr>
          <w:ilvl w:val="0"/>
          <w:numId w:val="33"/>
        </w:numPr>
        <w:spacing w:line="256" w:lineRule="auto"/>
        <w:ind w:right="552"/>
        <w:jc w:val="left"/>
        <w:rPr>
          <w:sz w:val="18"/>
          <w:szCs w:val="18"/>
        </w:rPr>
      </w:pPr>
      <w:r w:rsidRPr="00E27D46">
        <w:rPr>
          <w:sz w:val="18"/>
          <w:szCs w:val="18"/>
        </w:rPr>
        <w:t xml:space="preserve">Test Case 14: Non-Unique Code (String Comparison) </w:t>
      </w:r>
    </w:p>
    <w:p w14:paraId="1C36C357" w14:textId="77777777" w:rsidR="00E27D46" w:rsidRPr="00E27D46" w:rsidRDefault="00E27D46">
      <w:pPr>
        <w:numPr>
          <w:ilvl w:val="1"/>
          <w:numId w:val="33"/>
        </w:numPr>
        <w:spacing w:line="256" w:lineRule="auto"/>
        <w:ind w:right="552"/>
        <w:jc w:val="left"/>
        <w:rPr>
          <w:sz w:val="18"/>
          <w:szCs w:val="18"/>
        </w:rPr>
      </w:pPr>
      <w:r w:rsidRPr="00E27D46">
        <w:rPr>
          <w:sz w:val="18"/>
          <w:szCs w:val="18"/>
        </w:rPr>
        <w:t xml:space="preserve">Steps: </w:t>
      </w:r>
    </w:p>
    <w:p w14:paraId="7BF0B160" w14:textId="77777777" w:rsidR="00E27D46" w:rsidRPr="00E27D46" w:rsidRDefault="00E27D46">
      <w:pPr>
        <w:numPr>
          <w:ilvl w:val="2"/>
          <w:numId w:val="33"/>
        </w:numPr>
        <w:spacing w:line="256" w:lineRule="auto"/>
        <w:ind w:right="552"/>
        <w:jc w:val="left"/>
        <w:rPr>
          <w:sz w:val="18"/>
          <w:szCs w:val="18"/>
        </w:rPr>
      </w:pPr>
      <w:r w:rsidRPr="00E27D46">
        <w:rPr>
          <w:sz w:val="18"/>
          <w:szCs w:val="18"/>
        </w:rPr>
        <w:t>Select "Check Uniqueness" action.</w:t>
      </w:r>
    </w:p>
    <w:p w14:paraId="5BD1A8BC" w14:textId="77777777" w:rsidR="00E27D46" w:rsidRPr="00E27D46" w:rsidRDefault="00E27D46">
      <w:pPr>
        <w:numPr>
          <w:ilvl w:val="2"/>
          <w:numId w:val="33"/>
        </w:numPr>
        <w:spacing w:line="256" w:lineRule="auto"/>
        <w:ind w:right="552"/>
        <w:jc w:val="left"/>
        <w:rPr>
          <w:sz w:val="18"/>
          <w:szCs w:val="18"/>
        </w:rPr>
      </w:pPr>
      <w:r w:rsidRPr="00E27D46">
        <w:rPr>
          <w:sz w:val="18"/>
          <w:szCs w:val="18"/>
        </w:rPr>
        <w:lastRenderedPageBreak/>
        <w:t>Enter a code snippet that is identical to one already in the database.</w:t>
      </w:r>
    </w:p>
    <w:p w14:paraId="15430DB0" w14:textId="77777777" w:rsidR="00E27D46" w:rsidRPr="00E27D46" w:rsidRDefault="00E27D46">
      <w:pPr>
        <w:numPr>
          <w:ilvl w:val="2"/>
          <w:numId w:val="33"/>
        </w:numPr>
        <w:spacing w:line="256" w:lineRule="auto"/>
        <w:ind w:right="552"/>
        <w:jc w:val="left"/>
        <w:rPr>
          <w:sz w:val="18"/>
          <w:szCs w:val="18"/>
        </w:rPr>
      </w:pPr>
      <w:r w:rsidRPr="00E27D46">
        <w:rPr>
          <w:sz w:val="18"/>
          <w:szCs w:val="18"/>
        </w:rPr>
        <w:t>Submit the form.</w:t>
      </w:r>
    </w:p>
    <w:p w14:paraId="4870E72A" w14:textId="77777777" w:rsidR="00E27D46" w:rsidRPr="00E27D46" w:rsidRDefault="00E27D46">
      <w:pPr>
        <w:numPr>
          <w:ilvl w:val="1"/>
          <w:numId w:val="33"/>
        </w:numPr>
        <w:spacing w:line="256" w:lineRule="auto"/>
        <w:ind w:right="552"/>
        <w:jc w:val="left"/>
        <w:rPr>
          <w:sz w:val="18"/>
          <w:szCs w:val="18"/>
        </w:rPr>
      </w:pPr>
      <w:r w:rsidRPr="00E27D46">
        <w:rPr>
          <w:sz w:val="18"/>
          <w:szCs w:val="18"/>
        </w:rPr>
        <w:t xml:space="preserve">Expected Result: </w:t>
      </w:r>
    </w:p>
    <w:p w14:paraId="2E610203" w14:textId="77777777" w:rsidR="00E27D46" w:rsidRPr="00E27D46" w:rsidRDefault="00E27D46">
      <w:pPr>
        <w:numPr>
          <w:ilvl w:val="2"/>
          <w:numId w:val="36"/>
        </w:numPr>
        <w:spacing w:line="256" w:lineRule="auto"/>
        <w:ind w:right="552"/>
        <w:jc w:val="left"/>
        <w:rPr>
          <w:sz w:val="18"/>
          <w:szCs w:val="18"/>
        </w:rPr>
      </w:pPr>
      <w:r w:rsidRPr="00E27D46">
        <w:rPr>
          <w:sz w:val="18"/>
          <w:szCs w:val="18"/>
        </w:rPr>
        <w:t>Error message indicating code is not unique.</w:t>
      </w:r>
    </w:p>
    <w:p w14:paraId="5A96F911" w14:textId="77777777" w:rsidR="00E27D46" w:rsidRPr="00E27D46" w:rsidRDefault="00E27D46">
      <w:pPr>
        <w:numPr>
          <w:ilvl w:val="0"/>
          <w:numId w:val="33"/>
        </w:numPr>
        <w:spacing w:line="256" w:lineRule="auto"/>
        <w:ind w:right="552"/>
        <w:jc w:val="left"/>
        <w:rPr>
          <w:sz w:val="18"/>
          <w:szCs w:val="18"/>
        </w:rPr>
      </w:pPr>
      <w:r w:rsidRPr="00E27D46">
        <w:rPr>
          <w:sz w:val="18"/>
          <w:szCs w:val="18"/>
        </w:rPr>
        <w:t xml:space="preserve">Test Case 15: Empty Code Input </w:t>
      </w:r>
    </w:p>
    <w:p w14:paraId="6CDDE20E" w14:textId="77777777" w:rsidR="00E27D46" w:rsidRPr="00E27D46" w:rsidRDefault="00E27D46">
      <w:pPr>
        <w:numPr>
          <w:ilvl w:val="1"/>
          <w:numId w:val="33"/>
        </w:numPr>
        <w:spacing w:line="256" w:lineRule="auto"/>
        <w:ind w:right="552"/>
        <w:jc w:val="left"/>
        <w:rPr>
          <w:sz w:val="18"/>
          <w:szCs w:val="18"/>
        </w:rPr>
      </w:pPr>
      <w:r w:rsidRPr="00E27D46">
        <w:rPr>
          <w:sz w:val="18"/>
          <w:szCs w:val="18"/>
        </w:rPr>
        <w:t xml:space="preserve">Steps: </w:t>
      </w:r>
    </w:p>
    <w:p w14:paraId="17362DF9" w14:textId="77777777" w:rsidR="00E27D46" w:rsidRPr="00E27D46" w:rsidRDefault="00E27D46">
      <w:pPr>
        <w:numPr>
          <w:ilvl w:val="2"/>
          <w:numId w:val="33"/>
        </w:numPr>
        <w:spacing w:line="256" w:lineRule="auto"/>
        <w:ind w:right="552"/>
        <w:jc w:val="left"/>
        <w:rPr>
          <w:sz w:val="18"/>
          <w:szCs w:val="18"/>
        </w:rPr>
      </w:pPr>
      <w:r w:rsidRPr="00E27D46">
        <w:rPr>
          <w:sz w:val="18"/>
          <w:szCs w:val="18"/>
        </w:rPr>
        <w:t>Select "Check Uniqueness" action.</w:t>
      </w:r>
    </w:p>
    <w:p w14:paraId="148E58BD" w14:textId="77777777" w:rsidR="00E27D46" w:rsidRPr="00E27D46" w:rsidRDefault="00E27D46">
      <w:pPr>
        <w:numPr>
          <w:ilvl w:val="2"/>
          <w:numId w:val="33"/>
        </w:numPr>
        <w:spacing w:line="256" w:lineRule="auto"/>
        <w:ind w:right="552"/>
        <w:jc w:val="left"/>
        <w:rPr>
          <w:sz w:val="18"/>
          <w:szCs w:val="18"/>
        </w:rPr>
      </w:pPr>
      <w:r w:rsidRPr="00E27D46">
        <w:rPr>
          <w:sz w:val="18"/>
          <w:szCs w:val="18"/>
        </w:rPr>
        <w:t>Submit the form without entering any code.</w:t>
      </w:r>
    </w:p>
    <w:p w14:paraId="33EF15BD" w14:textId="77777777" w:rsidR="00E27D46" w:rsidRPr="00E27D46" w:rsidRDefault="00E27D46">
      <w:pPr>
        <w:numPr>
          <w:ilvl w:val="1"/>
          <w:numId w:val="33"/>
        </w:numPr>
        <w:spacing w:line="256" w:lineRule="auto"/>
        <w:ind w:right="552"/>
        <w:jc w:val="left"/>
        <w:rPr>
          <w:sz w:val="18"/>
          <w:szCs w:val="18"/>
        </w:rPr>
      </w:pPr>
      <w:r w:rsidRPr="00E27D46">
        <w:rPr>
          <w:sz w:val="18"/>
          <w:szCs w:val="18"/>
        </w:rPr>
        <w:t xml:space="preserve">Expected Result: </w:t>
      </w:r>
    </w:p>
    <w:p w14:paraId="7621CDA5" w14:textId="77777777" w:rsidR="00E27D46" w:rsidRPr="00E27D46" w:rsidRDefault="00E27D46">
      <w:pPr>
        <w:numPr>
          <w:ilvl w:val="2"/>
          <w:numId w:val="37"/>
        </w:numPr>
        <w:spacing w:line="256" w:lineRule="auto"/>
        <w:ind w:right="552"/>
        <w:jc w:val="left"/>
        <w:rPr>
          <w:sz w:val="18"/>
          <w:szCs w:val="18"/>
        </w:rPr>
      </w:pPr>
      <w:r w:rsidRPr="00E27D46">
        <w:rPr>
          <w:sz w:val="18"/>
          <w:szCs w:val="18"/>
        </w:rPr>
        <w:t>Error message indicating code is required.</w:t>
      </w:r>
    </w:p>
    <w:p w14:paraId="09DB38EB" w14:textId="77777777" w:rsidR="00E27D46" w:rsidRPr="00E27D46" w:rsidRDefault="00E27D46" w:rsidP="00E27D46">
      <w:pPr>
        <w:spacing w:line="256" w:lineRule="auto"/>
        <w:ind w:left="772" w:right="552"/>
        <w:jc w:val="left"/>
        <w:rPr>
          <w:sz w:val="18"/>
          <w:szCs w:val="18"/>
        </w:rPr>
      </w:pPr>
      <w:r w:rsidRPr="00E27D46">
        <w:rPr>
          <w:sz w:val="18"/>
          <w:szCs w:val="18"/>
        </w:rPr>
        <w:t>5. General Tests:</w:t>
      </w:r>
    </w:p>
    <w:p w14:paraId="3A233A28" w14:textId="77777777" w:rsidR="00E27D46" w:rsidRPr="00E27D46" w:rsidRDefault="00E27D46">
      <w:pPr>
        <w:numPr>
          <w:ilvl w:val="0"/>
          <w:numId w:val="38"/>
        </w:numPr>
        <w:spacing w:line="256" w:lineRule="auto"/>
        <w:ind w:right="552"/>
        <w:jc w:val="left"/>
        <w:rPr>
          <w:sz w:val="18"/>
          <w:szCs w:val="18"/>
        </w:rPr>
      </w:pPr>
      <w:r w:rsidRPr="00E27D46">
        <w:rPr>
          <w:sz w:val="18"/>
          <w:szCs w:val="18"/>
        </w:rPr>
        <w:t xml:space="preserve">Test Case 16: Database Connection Errors </w:t>
      </w:r>
    </w:p>
    <w:p w14:paraId="747ADF81" w14:textId="77777777" w:rsidR="00E27D46" w:rsidRPr="00E27D46" w:rsidRDefault="00E27D46">
      <w:pPr>
        <w:numPr>
          <w:ilvl w:val="1"/>
          <w:numId w:val="38"/>
        </w:numPr>
        <w:spacing w:line="256" w:lineRule="auto"/>
        <w:ind w:right="552"/>
        <w:jc w:val="left"/>
        <w:rPr>
          <w:sz w:val="18"/>
          <w:szCs w:val="18"/>
        </w:rPr>
      </w:pPr>
      <w:r w:rsidRPr="00E27D46">
        <w:rPr>
          <w:sz w:val="18"/>
          <w:szCs w:val="18"/>
        </w:rPr>
        <w:t xml:space="preserve">Steps: </w:t>
      </w:r>
    </w:p>
    <w:p w14:paraId="28DD42F0" w14:textId="77777777" w:rsidR="00E27D46" w:rsidRPr="00E27D46" w:rsidRDefault="00E27D46">
      <w:pPr>
        <w:numPr>
          <w:ilvl w:val="2"/>
          <w:numId w:val="38"/>
        </w:numPr>
        <w:spacing w:line="256" w:lineRule="auto"/>
        <w:ind w:right="552"/>
        <w:jc w:val="left"/>
        <w:rPr>
          <w:sz w:val="18"/>
          <w:szCs w:val="18"/>
        </w:rPr>
      </w:pPr>
      <w:r w:rsidRPr="00E27D46">
        <w:rPr>
          <w:sz w:val="18"/>
          <w:szCs w:val="18"/>
        </w:rPr>
        <w:t>Simulate a database connection error.</w:t>
      </w:r>
    </w:p>
    <w:p w14:paraId="4B5DBA64" w14:textId="77777777" w:rsidR="00E27D46" w:rsidRPr="00E27D46" w:rsidRDefault="00E27D46">
      <w:pPr>
        <w:numPr>
          <w:ilvl w:val="2"/>
          <w:numId w:val="38"/>
        </w:numPr>
        <w:spacing w:line="256" w:lineRule="auto"/>
        <w:ind w:right="552"/>
        <w:jc w:val="left"/>
        <w:rPr>
          <w:sz w:val="18"/>
          <w:szCs w:val="18"/>
        </w:rPr>
      </w:pPr>
      <w:r w:rsidRPr="00E27D46">
        <w:rPr>
          <w:sz w:val="18"/>
          <w:szCs w:val="18"/>
        </w:rPr>
        <w:t>Perform any action that requires database access.</w:t>
      </w:r>
    </w:p>
    <w:p w14:paraId="65C479EC" w14:textId="77777777" w:rsidR="00E27D46" w:rsidRPr="00E27D46" w:rsidRDefault="00E27D46">
      <w:pPr>
        <w:numPr>
          <w:ilvl w:val="1"/>
          <w:numId w:val="38"/>
        </w:numPr>
        <w:spacing w:line="256" w:lineRule="auto"/>
        <w:ind w:right="552"/>
        <w:jc w:val="left"/>
        <w:rPr>
          <w:sz w:val="18"/>
          <w:szCs w:val="18"/>
        </w:rPr>
      </w:pPr>
      <w:r w:rsidRPr="00E27D46">
        <w:rPr>
          <w:sz w:val="18"/>
          <w:szCs w:val="18"/>
        </w:rPr>
        <w:t xml:space="preserve">Expected Result: </w:t>
      </w:r>
    </w:p>
    <w:p w14:paraId="3D864CA5" w14:textId="77777777" w:rsidR="00E27D46" w:rsidRPr="00E27D46" w:rsidRDefault="00E27D46">
      <w:pPr>
        <w:numPr>
          <w:ilvl w:val="2"/>
          <w:numId w:val="39"/>
        </w:numPr>
        <w:spacing w:line="256" w:lineRule="auto"/>
        <w:ind w:right="552"/>
        <w:jc w:val="left"/>
        <w:rPr>
          <w:sz w:val="18"/>
          <w:szCs w:val="18"/>
        </w:rPr>
      </w:pPr>
      <w:r w:rsidRPr="00E27D46">
        <w:rPr>
          <w:sz w:val="18"/>
          <w:szCs w:val="18"/>
        </w:rPr>
        <w:t>User-friendly error message is displayed.</w:t>
      </w:r>
    </w:p>
    <w:p w14:paraId="64371DB9" w14:textId="77777777" w:rsidR="00E27D46" w:rsidRPr="00E27D46" w:rsidRDefault="00E27D46">
      <w:pPr>
        <w:numPr>
          <w:ilvl w:val="2"/>
          <w:numId w:val="39"/>
        </w:numPr>
        <w:spacing w:line="256" w:lineRule="auto"/>
        <w:ind w:right="552"/>
        <w:jc w:val="left"/>
        <w:rPr>
          <w:sz w:val="18"/>
          <w:szCs w:val="18"/>
        </w:rPr>
      </w:pPr>
      <w:r w:rsidRPr="00E27D46">
        <w:rPr>
          <w:sz w:val="18"/>
          <w:szCs w:val="18"/>
        </w:rPr>
        <w:t>Application handles the error gracefully.</w:t>
      </w:r>
    </w:p>
    <w:p w14:paraId="317C1C7F" w14:textId="77777777" w:rsidR="00E27D46" w:rsidRPr="00E27D46" w:rsidRDefault="00E27D46">
      <w:pPr>
        <w:numPr>
          <w:ilvl w:val="0"/>
          <w:numId w:val="38"/>
        </w:numPr>
        <w:spacing w:line="256" w:lineRule="auto"/>
        <w:ind w:right="552"/>
        <w:jc w:val="left"/>
        <w:rPr>
          <w:sz w:val="18"/>
          <w:szCs w:val="18"/>
        </w:rPr>
      </w:pPr>
      <w:r w:rsidRPr="00E27D46">
        <w:rPr>
          <w:sz w:val="18"/>
          <w:szCs w:val="18"/>
        </w:rPr>
        <w:t xml:space="preserve">Test Case 17: File System Errors </w:t>
      </w:r>
    </w:p>
    <w:p w14:paraId="015E0942" w14:textId="77777777" w:rsidR="00E27D46" w:rsidRPr="00E27D46" w:rsidRDefault="00E27D46">
      <w:pPr>
        <w:numPr>
          <w:ilvl w:val="1"/>
          <w:numId w:val="38"/>
        </w:numPr>
        <w:spacing w:line="256" w:lineRule="auto"/>
        <w:ind w:right="552"/>
        <w:jc w:val="left"/>
        <w:rPr>
          <w:sz w:val="18"/>
          <w:szCs w:val="18"/>
        </w:rPr>
      </w:pPr>
      <w:r w:rsidRPr="00E27D46">
        <w:rPr>
          <w:sz w:val="18"/>
          <w:szCs w:val="18"/>
        </w:rPr>
        <w:t xml:space="preserve">Steps: </w:t>
      </w:r>
    </w:p>
    <w:p w14:paraId="0F95E9A5" w14:textId="77777777" w:rsidR="00E27D46" w:rsidRPr="00E27D46" w:rsidRDefault="00E27D46">
      <w:pPr>
        <w:numPr>
          <w:ilvl w:val="2"/>
          <w:numId w:val="38"/>
        </w:numPr>
        <w:spacing w:line="256" w:lineRule="auto"/>
        <w:ind w:right="552"/>
        <w:jc w:val="left"/>
        <w:rPr>
          <w:sz w:val="18"/>
          <w:szCs w:val="18"/>
        </w:rPr>
      </w:pPr>
      <w:r w:rsidRPr="00E27D46">
        <w:rPr>
          <w:sz w:val="18"/>
          <w:szCs w:val="18"/>
        </w:rPr>
        <w:t>Simulate a file system error (e.g., write permission issues).</w:t>
      </w:r>
    </w:p>
    <w:p w14:paraId="0531090E" w14:textId="77777777" w:rsidR="00E27D46" w:rsidRPr="00E27D46" w:rsidRDefault="00E27D46">
      <w:pPr>
        <w:numPr>
          <w:ilvl w:val="2"/>
          <w:numId w:val="38"/>
        </w:numPr>
        <w:spacing w:line="256" w:lineRule="auto"/>
        <w:ind w:right="552"/>
        <w:jc w:val="left"/>
        <w:rPr>
          <w:sz w:val="18"/>
          <w:szCs w:val="18"/>
        </w:rPr>
      </w:pPr>
      <w:r w:rsidRPr="00E27D46">
        <w:rPr>
          <w:sz w:val="18"/>
          <w:szCs w:val="18"/>
        </w:rPr>
        <w:t>Perform any file upload action.</w:t>
      </w:r>
    </w:p>
    <w:p w14:paraId="45352036" w14:textId="77777777" w:rsidR="00E27D46" w:rsidRPr="00E27D46" w:rsidRDefault="00E27D46">
      <w:pPr>
        <w:numPr>
          <w:ilvl w:val="1"/>
          <w:numId w:val="38"/>
        </w:numPr>
        <w:spacing w:line="256" w:lineRule="auto"/>
        <w:ind w:right="552"/>
        <w:jc w:val="left"/>
        <w:rPr>
          <w:sz w:val="18"/>
          <w:szCs w:val="18"/>
        </w:rPr>
      </w:pPr>
      <w:r w:rsidRPr="00E27D46">
        <w:rPr>
          <w:sz w:val="18"/>
          <w:szCs w:val="18"/>
        </w:rPr>
        <w:t xml:space="preserve">Expected Result: </w:t>
      </w:r>
    </w:p>
    <w:p w14:paraId="222189B4" w14:textId="77777777" w:rsidR="00E27D46" w:rsidRPr="00E27D46" w:rsidRDefault="00E27D46">
      <w:pPr>
        <w:numPr>
          <w:ilvl w:val="2"/>
          <w:numId w:val="40"/>
        </w:numPr>
        <w:spacing w:line="256" w:lineRule="auto"/>
        <w:ind w:right="552"/>
        <w:jc w:val="left"/>
        <w:rPr>
          <w:sz w:val="18"/>
          <w:szCs w:val="18"/>
        </w:rPr>
      </w:pPr>
      <w:r w:rsidRPr="00E27D46">
        <w:rPr>
          <w:sz w:val="18"/>
          <w:szCs w:val="18"/>
        </w:rPr>
        <w:t>User-friendly error message is displayed.</w:t>
      </w:r>
    </w:p>
    <w:p w14:paraId="7BAC8485" w14:textId="77777777" w:rsidR="00E27D46" w:rsidRPr="00E27D46" w:rsidRDefault="00E27D46">
      <w:pPr>
        <w:numPr>
          <w:ilvl w:val="2"/>
          <w:numId w:val="40"/>
        </w:numPr>
        <w:spacing w:line="256" w:lineRule="auto"/>
        <w:ind w:right="552"/>
        <w:jc w:val="left"/>
        <w:rPr>
          <w:sz w:val="18"/>
          <w:szCs w:val="18"/>
        </w:rPr>
      </w:pPr>
      <w:r w:rsidRPr="00E27D46">
        <w:rPr>
          <w:sz w:val="18"/>
          <w:szCs w:val="18"/>
        </w:rPr>
        <w:t>Application handles the error gracefully.</w:t>
      </w:r>
    </w:p>
    <w:p w14:paraId="2464E31F" w14:textId="77777777" w:rsidR="00E27D46" w:rsidRPr="00E27D46" w:rsidRDefault="00E27D46">
      <w:pPr>
        <w:numPr>
          <w:ilvl w:val="0"/>
          <w:numId w:val="38"/>
        </w:numPr>
        <w:spacing w:line="256" w:lineRule="auto"/>
        <w:ind w:right="552"/>
        <w:jc w:val="left"/>
        <w:rPr>
          <w:sz w:val="18"/>
          <w:szCs w:val="18"/>
        </w:rPr>
      </w:pPr>
      <w:r w:rsidRPr="00E27D46">
        <w:rPr>
          <w:sz w:val="18"/>
          <w:szCs w:val="18"/>
        </w:rPr>
        <w:t xml:space="preserve">Test Case 18: Cross-Browser Compatibility: </w:t>
      </w:r>
    </w:p>
    <w:p w14:paraId="4D69D907" w14:textId="77777777" w:rsidR="00E27D46" w:rsidRPr="00E27D46" w:rsidRDefault="00E27D46">
      <w:pPr>
        <w:numPr>
          <w:ilvl w:val="1"/>
          <w:numId w:val="38"/>
        </w:numPr>
        <w:spacing w:line="256" w:lineRule="auto"/>
        <w:ind w:right="552"/>
        <w:jc w:val="left"/>
        <w:rPr>
          <w:sz w:val="18"/>
          <w:szCs w:val="18"/>
        </w:rPr>
      </w:pPr>
      <w:r w:rsidRPr="00E27D46">
        <w:rPr>
          <w:sz w:val="18"/>
          <w:szCs w:val="18"/>
        </w:rPr>
        <w:t xml:space="preserve">Steps: </w:t>
      </w:r>
    </w:p>
    <w:p w14:paraId="70B7C74B" w14:textId="77777777" w:rsidR="00E27D46" w:rsidRPr="00E27D46" w:rsidRDefault="00E27D46">
      <w:pPr>
        <w:numPr>
          <w:ilvl w:val="2"/>
          <w:numId w:val="38"/>
        </w:numPr>
        <w:spacing w:line="256" w:lineRule="auto"/>
        <w:ind w:right="552"/>
        <w:jc w:val="left"/>
        <w:rPr>
          <w:sz w:val="18"/>
          <w:szCs w:val="18"/>
        </w:rPr>
      </w:pPr>
      <w:r w:rsidRPr="00E27D46">
        <w:rPr>
          <w:sz w:val="18"/>
          <w:szCs w:val="18"/>
        </w:rPr>
        <w:t>Test the application in different browsers (Chrome, Firefox, Safari, Edge).</w:t>
      </w:r>
    </w:p>
    <w:p w14:paraId="55657BB6" w14:textId="77777777" w:rsidR="00E27D46" w:rsidRPr="00E27D46" w:rsidRDefault="00E27D46">
      <w:pPr>
        <w:numPr>
          <w:ilvl w:val="1"/>
          <w:numId w:val="38"/>
        </w:numPr>
        <w:spacing w:line="256" w:lineRule="auto"/>
        <w:ind w:right="552"/>
        <w:jc w:val="left"/>
        <w:rPr>
          <w:sz w:val="18"/>
          <w:szCs w:val="18"/>
        </w:rPr>
      </w:pPr>
      <w:r w:rsidRPr="00E27D46">
        <w:rPr>
          <w:sz w:val="18"/>
          <w:szCs w:val="18"/>
        </w:rPr>
        <w:t xml:space="preserve">Expected Result: </w:t>
      </w:r>
    </w:p>
    <w:p w14:paraId="3147CB83" w14:textId="77777777" w:rsidR="00E27D46" w:rsidRPr="00E27D46" w:rsidRDefault="00E27D46">
      <w:pPr>
        <w:numPr>
          <w:ilvl w:val="2"/>
          <w:numId w:val="41"/>
        </w:numPr>
        <w:spacing w:line="256" w:lineRule="auto"/>
        <w:ind w:right="552"/>
        <w:jc w:val="left"/>
        <w:rPr>
          <w:sz w:val="18"/>
          <w:szCs w:val="18"/>
        </w:rPr>
      </w:pPr>
      <w:r w:rsidRPr="00E27D46">
        <w:rPr>
          <w:sz w:val="18"/>
          <w:szCs w:val="18"/>
        </w:rPr>
        <w:t>Application functions correctly in all browsers.</w:t>
      </w:r>
    </w:p>
    <w:p w14:paraId="2A5724A0" w14:textId="77777777" w:rsidR="00E27D46" w:rsidRPr="00E27D46" w:rsidRDefault="00E27D46">
      <w:pPr>
        <w:numPr>
          <w:ilvl w:val="0"/>
          <w:numId w:val="38"/>
        </w:numPr>
        <w:spacing w:line="256" w:lineRule="auto"/>
        <w:ind w:right="552"/>
        <w:jc w:val="left"/>
        <w:rPr>
          <w:sz w:val="18"/>
          <w:szCs w:val="18"/>
        </w:rPr>
      </w:pPr>
      <w:r w:rsidRPr="00E27D46">
        <w:rPr>
          <w:sz w:val="18"/>
          <w:szCs w:val="18"/>
        </w:rPr>
        <w:t xml:space="preserve">Test Case 19: Responsive Design: </w:t>
      </w:r>
    </w:p>
    <w:p w14:paraId="6C24E544" w14:textId="77777777" w:rsidR="00E27D46" w:rsidRPr="00E27D46" w:rsidRDefault="00E27D46">
      <w:pPr>
        <w:numPr>
          <w:ilvl w:val="1"/>
          <w:numId w:val="38"/>
        </w:numPr>
        <w:spacing w:line="256" w:lineRule="auto"/>
        <w:ind w:right="552"/>
        <w:jc w:val="left"/>
        <w:rPr>
          <w:sz w:val="18"/>
          <w:szCs w:val="18"/>
        </w:rPr>
      </w:pPr>
      <w:r w:rsidRPr="00E27D46">
        <w:rPr>
          <w:sz w:val="18"/>
          <w:szCs w:val="18"/>
        </w:rPr>
        <w:t xml:space="preserve">Steps: </w:t>
      </w:r>
    </w:p>
    <w:p w14:paraId="5E7C450E" w14:textId="77777777" w:rsidR="00E27D46" w:rsidRPr="00E27D46" w:rsidRDefault="00E27D46">
      <w:pPr>
        <w:numPr>
          <w:ilvl w:val="2"/>
          <w:numId w:val="38"/>
        </w:numPr>
        <w:spacing w:line="256" w:lineRule="auto"/>
        <w:ind w:right="552"/>
        <w:jc w:val="left"/>
        <w:rPr>
          <w:sz w:val="18"/>
          <w:szCs w:val="18"/>
        </w:rPr>
      </w:pPr>
      <w:r w:rsidRPr="00E27D46">
        <w:rPr>
          <w:sz w:val="18"/>
          <w:szCs w:val="18"/>
        </w:rPr>
        <w:t>Test the application on different screen sizes and devices.</w:t>
      </w:r>
    </w:p>
    <w:p w14:paraId="607224E4" w14:textId="77777777" w:rsidR="00E27D46" w:rsidRPr="00E27D46" w:rsidRDefault="00E27D46">
      <w:pPr>
        <w:numPr>
          <w:ilvl w:val="1"/>
          <w:numId w:val="38"/>
        </w:numPr>
        <w:spacing w:line="256" w:lineRule="auto"/>
        <w:ind w:right="552"/>
        <w:jc w:val="left"/>
        <w:rPr>
          <w:sz w:val="18"/>
          <w:szCs w:val="18"/>
        </w:rPr>
      </w:pPr>
      <w:r w:rsidRPr="00E27D46">
        <w:rPr>
          <w:sz w:val="18"/>
          <w:szCs w:val="18"/>
        </w:rPr>
        <w:t xml:space="preserve">Expected Result: </w:t>
      </w:r>
    </w:p>
    <w:p w14:paraId="15FE33DE" w14:textId="77777777" w:rsidR="00E27D46" w:rsidRPr="00E27D46" w:rsidRDefault="00E27D46">
      <w:pPr>
        <w:numPr>
          <w:ilvl w:val="2"/>
          <w:numId w:val="42"/>
        </w:numPr>
        <w:spacing w:line="256" w:lineRule="auto"/>
        <w:ind w:right="552"/>
        <w:jc w:val="left"/>
        <w:rPr>
          <w:sz w:val="18"/>
          <w:szCs w:val="18"/>
        </w:rPr>
      </w:pPr>
      <w:r w:rsidRPr="00E27D46">
        <w:rPr>
          <w:sz w:val="18"/>
          <w:szCs w:val="18"/>
        </w:rPr>
        <w:t>The user interface adapts to different screen sizes.</w:t>
      </w:r>
    </w:p>
    <w:p w14:paraId="5ACB1E0A" w14:textId="77777777" w:rsidR="00E27D46" w:rsidRPr="00E27D46" w:rsidRDefault="00E27D46" w:rsidP="00D73969">
      <w:pPr>
        <w:spacing w:line="256" w:lineRule="auto"/>
        <w:ind w:left="772" w:right="552"/>
        <w:jc w:val="left"/>
        <w:rPr>
          <w:sz w:val="18"/>
          <w:szCs w:val="18"/>
        </w:rPr>
      </w:pPr>
    </w:p>
    <w:p w14:paraId="49C55F30" w14:textId="77777777" w:rsidR="00E27D46" w:rsidRDefault="00E27D46" w:rsidP="00D73969">
      <w:pPr>
        <w:spacing w:line="256" w:lineRule="auto"/>
        <w:ind w:left="772" w:right="552"/>
        <w:jc w:val="left"/>
        <w:rPr>
          <w:b/>
          <w:sz w:val="32"/>
        </w:rPr>
      </w:pPr>
    </w:p>
    <w:p w14:paraId="507BE4B0" w14:textId="05681DA9" w:rsidR="00D73969" w:rsidRDefault="00E27D46" w:rsidP="00D73969">
      <w:pPr>
        <w:spacing w:line="256" w:lineRule="auto"/>
        <w:ind w:left="772" w:right="552"/>
        <w:jc w:val="left"/>
        <w:rPr>
          <w:b/>
          <w:sz w:val="32"/>
        </w:rPr>
      </w:pPr>
      <w:r w:rsidRPr="00E27D46">
        <w:rPr>
          <w:b/>
          <w:noProof/>
          <w:sz w:val="32"/>
        </w:rPr>
        <w:drawing>
          <wp:anchor distT="0" distB="0" distL="114300" distR="114300" simplePos="0" relativeHeight="251641856" behindDoc="0" locked="0" layoutInCell="1" allowOverlap="1" wp14:anchorId="188DE9E8" wp14:editId="0569D757">
            <wp:simplePos x="0" y="0"/>
            <wp:positionH relativeFrom="column">
              <wp:posOffset>-150780</wp:posOffset>
            </wp:positionH>
            <wp:positionV relativeFrom="paragraph">
              <wp:posOffset>457095</wp:posOffset>
            </wp:positionV>
            <wp:extent cx="6165215" cy="1491615"/>
            <wp:effectExtent l="0" t="0" r="0" b="0"/>
            <wp:wrapSquare wrapText="bothSides"/>
            <wp:docPr id="1471801016" name="Picture 1" descr="A close 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01016" name="Picture 1" descr="A close up of a cod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6165215" cy="1491615"/>
                    </a:xfrm>
                    <a:prstGeom prst="rect">
                      <a:avLst/>
                    </a:prstGeom>
                  </pic:spPr>
                </pic:pic>
              </a:graphicData>
            </a:graphic>
          </wp:anchor>
        </w:drawing>
      </w:r>
      <w:r w:rsidR="00D73969">
        <w:rPr>
          <w:b/>
          <w:sz w:val="32"/>
        </w:rPr>
        <w:t>9.3 Observations</w:t>
      </w:r>
    </w:p>
    <w:p w14:paraId="6F022CA0" w14:textId="55867944" w:rsidR="00E27D46" w:rsidRPr="001C30CB" w:rsidRDefault="00E27D46" w:rsidP="00D73969">
      <w:pPr>
        <w:spacing w:line="256" w:lineRule="auto"/>
        <w:ind w:left="772" w:right="552"/>
        <w:jc w:val="left"/>
        <w:rPr>
          <w:b/>
          <w:sz w:val="32"/>
        </w:rPr>
      </w:pPr>
    </w:p>
    <w:p w14:paraId="35693950" w14:textId="2A407227" w:rsidR="00836360" w:rsidRDefault="00836360" w:rsidP="00D73969">
      <w:pPr>
        <w:spacing w:after="0" w:line="259" w:lineRule="auto"/>
        <w:ind w:left="-1241" w:right="10948" w:firstLine="0"/>
        <w:jc w:val="center"/>
        <w:rPr>
          <w:bCs/>
          <w:sz w:val="24"/>
          <w:szCs w:val="24"/>
        </w:rPr>
      </w:pPr>
    </w:p>
    <w:p w14:paraId="20C87CC5" w14:textId="48456E05" w:rsidR="00836360" w:rsidRDefault="00AB1E9B">
      <w:pPr>
        <w:spacing w:after="0" w:line="259" w:lineRule="auto"/>
        <w:ind w:left="-1241" w:right="10948" w:firstLine="0"/>
        <w:jc w:val="left"/>
        <w:rPr>
          <w:bCs/>
          <w:sz w:val="24"/>
          <w:szCs w:val="24"/>
        </w:rPr>
      </w:pPr>
      <w:r>
        <w:rPr>
          <w:bCs/>
          <w:sz w:val="24"/>
          <w:szCs w:val="24"/>
        </w:rPr>
        <w:t xml:space="preserve">  </w:t>
      </w:r>
    </w:p>
    <w:p w14:paraId="466748B7" w14:textId="77777777" w:rsidR="00836360" w:rsidRDefault="00836360">
      <w:pPr>
        <w:spacing w:after="0" w:line="259" w:lineRule="auto"/>
        <w:ind w:left="-1241" w:right="10948" w:firstLine="0"/>
        <w:jc w:val="left"/>
        <w:rPr>
          <w:bCs/>
          <w:sz w:val="24"/>
          <w:szCs w:val="24"/>
        </w:rPr>
      </w:pPr>
    </w:p>
    <w:p w14:paraId="035D6256" w14:textId="6DE8C132" w:rsidR="00836360" w:rsidRDefault="00836360">
      <w:pPr>
        <w:spacing w:after="0" w:line="259" w:lineRule="auto"/>
        <w:ind w:left="-1241" w:right="10948" w:firstLine="0"/>
        <w:jc w:val="left"/>
        <w:rPr>
          <w:bCs/>
          <w:sz w:val="24"/>
          <w:szCs w:val="24"/>
        </w:rPr>
      </w:pPr>
    </w:p>
    <w:p w14:paraId="30922628" w14:textId="77777777" w:rsidR="00836360" w:rsidRDefault="00836360">
      <w:pPr>
        <w:spacing w:after="0" w:line="259" w:lineRule="auto"/>
        <w:ind w:left="-1241" w:right="10948" w:firstLine="0"/>
        <w:jc w:val="left"/>
        <w:rPr>
          <w:bCs/>
          <w:sz w:val="24"/>
          <w:szCs w:val="24"/>
        </w:rPr>
      </w:pPr>
    </w:p>
    <w:p w14:paraId="1B1452C3" w14:textId="5AF87EB9" w:rsidR="009A7651" w:rsidRDefault="009A7651" w:rsidP="00E27D46">
      <w:pPr>
        <w:spacing w:after="0" w:line="256" w:lineRule="auto"/>
        <w:ind w:left="0" w:right="635" w:firstLine="0"/>
        <w:jc w:val="center"/>
      </w:pPr>
      <w:r>
        <w:rPr>
          <w:b/>
          <w:sz w:val="44"/>
        </w:rPr>
        <w:t>CHAPTER NO.10</w:t>
      </w:r>
    </w:p>
    <w:p w14:paraId="75B7C29A" w14:textId="4FBFD7B9" w:rsidR="009A7651" w:rsidRDefault="009A7651" w:rsidP="009A7651">
      <w:pPr>
        <w:spacing w:after="0" w:line="256" w:lineRule="auto"/>
        <w:ind w:left="0" w:firstLine="0"/>
        <w:jc w:val="left"/>
      </w:pPr>
    </w:p>
    <w:p w14:paraId="25B17DE4" w14:textId="0AD88995" w:rsidR="009A7651" w:rsidRDefault="009A7651" w:rsidP="009A7651">
      <w:pPr>
        <w:spacing w:line="256" w:lineRule="auto"/>
        <w:ind w:left="772" w:right="552"/>
        <w:jc w:val="center"/>
      </w:pPr>
      <w:r>
        <w:rPr>
          <w:b/>
          <w:sz w:val="32"/>
        </w:rPr>
        <w:t xml:space="preserve">RESULT ANALYSIS </w:t>
      </w:r>
    </w:p>
    <w:p w14:paraId="05C0AC5A" w14:textId="77777777" w:rsidR="00FE58AA" w:rsidRDefault="00522110" w:rsidP="00FE58AA">
      <w:pPr>
        <w:spacing w:after="144" w:line="256" w:lineRule="auto"/>
        <w:ind w:left="0" w:firstLine="0"/>
        <w:jc w:val="left"/>
      </w:pPr>
      <w:r>
        <w:rPr>
          <w:b/>
          <w:noProof/>
          <w:sz w:val="44"/>
        </w:rPr>
        <w:drawing>
          <wp:anchor distT="0" distB="0" distL="114300" distR="114300" simplePos="0" relativeHeight="251643904" behindDoc="0" locked="0" layoutInCell="1" allowOverlap="1" wp14:anchorId="34C57902" wp14:editId="013506AD">
            <wp:simplePos x="0" y="0"/>
            <wp:positionH relativeFrom="column">
              <wp:posOffset>-108987</wp:posOffset>
            </wp:positionH>
            <wp:positionV relativeFrom="paragraph">
              <wp:posOffset>2931149</wp:posOffset>
            </wp:positionV>
            <wp:extent cx="6165215" cy="3080385"/>
            <wp:effectExtent l="0" t="0" r="0" b="0"/>
            <wp:wrapSquare wrapText="bothSides"/>
            <wp:docPr id="76797426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4268" name="Picture 4" descr="A screenshot of a computer&#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6165215" cy="3080385"/>
                    </a:xfrm>
                    <a:prstGeom prst="rect">
                      <a:avLst/>
                    </a:prstGeom>
                  </pic:spPr>
                </pic:pic>
              </a:graphicData>
            </a:graphic>
            <wp14:sizeRelH relativeFrom="page">
              <wp14:pctWidth>0</wp14:pctWidth>
            </wp14:sizeRelH>
            <wp14:sizeRelV relativeFrom="page">
              <wp14:pctHeight>0</wp14:pctHeight>
            </wp14:sizeRelV>
          </wp:anchor>
        </w:drawing>
      </w:r>
      <w:r>
        <w:rPr>
          <w:b/>
          <w:noProof/>
          <w:sz w:val="44"/>
        </w:rPr>
        <w:drawing>
          <wp:anchor distT="0" distB="0" distL="114300" distR="114300" simplePos="0" relativeHeight="251642880" behindDoc="0" locked="0" layoutInCell="1" allowOverlap="1" wp14:anchorId="08CCA079" wp14:editId="6408C83D">
            <wp:simplePos x="0" y="0"/>
            <wp:positionH relativeFrom="column">
              <wp:posOffset>-133851</wp:posOffset>
            </wp:positionH>
            <wp:positionV relativeFrom="paragraph">
              <wp:posOffset>401978</wp:posOffset>
            </wp:positionV>
            <wp:extent cx="6165215" cy="2409825"/>
            <wp:effectExtent l="0" t="0" r="0" b="0"/>
            <wp:wrapSquare wrapText="bothSides"/>
            <wp:docPr id="48733941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39411" name="Picture 5"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6165215" cy="2409825"/>
                    </a:xfrm>
                    <a:prstGeom prst="rect">
                      <a:avLst/>
                    </a:prstGeom>
                  </pic:spPr>
                </pic:pic>
              </a:graphicData>
            </a:graphic>
            <wp14:sizeRelH relativeFrom="page">
              <wp14:pctWidth>0</wp14:pctWidth>
            </wp14:sizeRelH>
            <wp14:sizeRelV relativeFrom="page">
              <wp14:pctHeight>0</wp14:pctHeight>
            </wp14:sizeRelV>
          </wp:anchor>
        </w:drawing>
      </w:r>
    </w:p>
    <w:p w14:paraId="7C39E695" w14:textId="77777777" w:rsidR="00C639F5" w:rsidRDefault="00C639F5" w:rsidP="00FE58AA">
      <w:pPr>
        <w:spacing w:after="144" w:line="256" w:lineRule="auto"/>
        <w:ind w:left="0" w:firstLine="0"/>
        <w:jc w:val="left"/>
        <w:rPr>
          <w:b/>
          <w:sz w:val="44"/>
        </w:rPr>
      </w:pPr>
    </w:p>
    <w:p w14:paraId="17740B03" w14:textId="77777777" w:rsidR="00C639F5" w:rsidRDefault="00C639F5" w:rsidP="00FE58AA">
      <w:pPr>
        <w:spacing w:after="144" w:line="256" w:lineRule="auto"/>
        <w:ind w:left="0" w:firstLine="0"/>
        <w:jc w:val="left"/>
        <w:rPr>
          <w:b/>
          <w:sz w:val="44"/>
        </w:rPr>
      </w:pPr>
    </w:p>
    <w:p w14:paraId="05136273" w14:textId="77777777" w:rsidR="007B161D" w:rsidRDefault="007B161D" w:rsidP="00FE58AA">
      <w:pPr>
        <w:spacing w:after="144" w:line="256" w:lineRule="auto"/>
        <w:ind w:left="0" w:firstLine="0"/>
        <w:jc w:val="left"/>
        <w:rPr>
          <w:b/>
          <w:sz w:val="44"/>
        </w:rPr>
      </w:pPr>
    </w:p>
    <w:p w14:paraId="4586D7FE" w14:textId="26C8278B" w:rsidR="00836360" w:rsidRDefault="0055369A" w:rsidP="007B161D">
      <w:pPr>
        <w:spacing w:after="144" w:line="256" w:lineRule="auto"/>
        <w:ind w:left="0" w:firstLine="0"/>
        <w:jc w:val="center"/>
      </w:pPr>
      <w:r>
        <w:rPr>
          <w:b/>
          <w:sz w:val="44"/>
        </w:rPr>
        <w:lastRenderedPageBreak/>
        <w:t>CHAPTER NO.11</w:t>
      </w:r>
    </w:p>
    <w:p w14:paraId="6118FA05" w14:textId="77777777" w:rsidR="00836360" w:rsidRDefault="00836360">
      <w:pPr>
        <w:spacing w:after="0" w:line="259" w:lineRule="auto"/>
        <w:ind w:left="0" w:firstLine="0"/>
        <w:jc w:val="left"/>
      </w:pPr>
    </w:p>
    <w:p w14:paraId="163C8E5A" w14:textId="77777777" w:rsidR="00836360" w:rsidRDefault="0055369A">
      <w:pPr>
        <w:spacing w:line="259" w:lineRule="auto"/>
        <w:ind w:left="772" w:right="558"/>
        <w:jc w:val="center"/>
      </w:pPr>
      <w:r>
        <w:rPr>
          <w:b/>
          <w:sz w:val="32"/>
        </w:rPr>
        <w:t xml:space="preserve">CONCLUSION AND FUTURE SCOPE </w:t>
      </w:r>
    </w:p>
    <w:p w14:paraId="2C2DC1D4" w14:textId="77777777" w:rsidR="00836360" w:rsidRDefault="00836360">
      <w:pPr>
        <w:spacing w:after="0" w:line="259" w:lineRule="auto"/>
        <w:ind w:left="0" w:firstLine="0"/>
        <w:jc w:val="left"/>
      </w:pPr>
    </w:p>
    <w:p w14:paraId="1CDE4EC7" w14:textId="6B20A385" w:rsidR="00836360" w:rsidRDefault="0055369A">
      <w:pPr>
        <w:spacing w:after="0" w:line="259" w:lineRule="auto"/>
        <w:ind w:left="213" w:firstLine="147"/>
        <w:jc w:val="left"/>
      </w:pPr>
      <w:r>
        <w:rPr>
          <w:b/>
          <w:sz w:val="32"/>
        </w:rPr>
        <w:t xml:space="preserve">Conclusion: </w:t>
      </w:r>
      <w:r w:rsidR="00E27F03">
        <w:rPr>
          <w:b/>
          <w:sz w:val="32"/>
        </w:rPr>
        <w:t xml:space="preserve">It should spread </w:t>
      </w:r>
      <w:r w:rsidR="009021A4">
        <w:rPr>
          <w:b/>
          <w:sz w:val="32"/>
        </w:rPr>
        <w:t>patenting to every person with imaginative mind &amp; let the exchange of information with right</w:t>
      </w:r>
      <w:r w:rsidR="000331DA">
        <w:rPr>
          <w:b/>
          <w:sz w:val="32"/>
        </w:rPr>
        <w:t xml:space="preserve"> credits </w:t>
      </w:r>
      <w:r w:rsidR="00D56A45">
        <w:rPr>
          <w:b/>
          <w:sz w:val="32"/>
        </w:rPr>
        <w:t xml:space="preserve">incentivizing &amp; raising economy </w:t>
      </w:r>
      <w:r w:rsidR="000331DA">
        <w:rPr>
          <w:b/>
          <w:sz w:val="32"/>
        </w:rPr>
        <w:t xml:space="preserve">flawless with input of different perspectives </w:t>
      </w:r>
      <w:r w:rsidR="00F32752">
        <w:rPr>
          <w:b/>
          <w:sz w:val="32"/>
        </w:rPr>
        <w:t xml:space="preserve">with </w:t>
      </w:r>
      <w:r w:rsidR="009021A4">
        <w:rPr>
          <w:b/>
          <w:sz w:val="32"/>
        </w:rPr>
        <w:t>mak</w:t>
      </w:r>
      <w:r w:rsidR="00F32752">
        <w:rPr>
          <w:b/>
          <w:sz w:val="32"/>
        </w:rPr>
        <w:t>ing</w:t>
      </w:r>
      <w:r w:rsidR="009021A4">
        <w:rPr>
          <w:b/>
          <w:sz w:val="32"/>
        </w:rPr>
        <w:t xml:space="preserve"> it effortless to manage their patent </w:t>
      </w:r>
      <w:proofErr w:type="spellStart"/>
      <w:proofErr w:type="gramStart"/>
      <w:r w:rsidR="009021A4">
        <w:rPr>
          <w:b/>
          <w:sz w:val="32"/>
        </w:rPr>
        <w:t>library</w:t>
      </w:r>
      <w:r w:rsidR="00843ACB">
        <w:rPr>
          <w:b/>
          <w:sz w:val="32"/>
        </w:rPr>
        <w:t>,reducing</w:t>
      </w:r>
      <w:proofErr w:type="spellEnd"/>
      <w:proofErr w:type="gramEnd"/>
      <w:r w:rsidR="00843ACB">
        <w:rPr>
          <w:b/>
          <w:sz w:val="32"/>
        </w:rPr>
        <w:t xml:space="preserve"> their </w:t>
      </w:r>
      <w:proofErr w:type="spellStart"/>
      <w:proofErr w:type="gramStart"/>
      <w:r w:rsidR="00843ACB">
        <w:rPr>
          <w:b/>
          <w:sz w:val="32"/>
        </w:rPr>
        <w:t>stage,providing</w:t>
      </w:r>
      <w:proofErr w:type="spellEnd"/>
      <w:proofErr w:type="gramEnd"/>
      <w:r w:rsidR="00843ACB">
        <w:rPr>
          <w:b/>
          <w:sz w:val="32"/>
        </w:rPr>
        <w:t xml:space="preserve"> professional accurate </w:t>
      </w:r>
      <w:proofErr w:type="spellStart"/>
      <w:proofErr w:type="gramStart"/>
      <w:r w:rsidR="00843ACB">
        <w:rPr>
          <w:b/>
          <w:sz w:val="32"/>
        </w:rPr>
        <w:t>help,making</w:t>
      </w:r>
      <w:proofErr w:type="spellEnd"/>
      <w:proofErr w:type="gramEnd"/>
      <w:r w:rsidR="00843ACB">
        <w:rPr>
          <w:b/>
          <w:sz w:val="32"/>
        </w:rPr>
        <w:t xml:space="preserve"> it social media or ecommerce platform of patenting so that we don’t lose another basmati rice patent</w:t>
      </w:r>
    </w:p>
    <w:p w14:paraId="1780E117" w14:textId="77777777" w:rsidR="00836360" w:rsidRDefault="00836360">
      <w:pPr>
        <w:spacing w:after="0" w:line="259" w:lineRule="auto"/>
        <w:ind w:left="0" w:firstLine="0"/>
        <w:jc w:val="left"/>
      </w:pPr>
    </w:p>
    <w:p w14:paraId="4647FD0E" w14:textId="5B1E3168" w:rsidR="00836360" w:rsidRDefault="0055369A">
      <w:pPr>
        <w:spacing w:after="63" w:line="259" w:lineRule="auto"/>
        <w:ind w:left="0" w:firstLine="360"/>
        <w:jc w:val="left"/>
        <w:rPr>
          <w:rFonts w:ascii="Calibri" w:eastAsia="Calibri" w:hAnsi="Calibri" w:cs="Calibri"/>
          <w:sz w:val="32"/>
          <w:szCs w:val="32"/>
        </w:rPr>
      </w:pPr>
      <w:r>
        <w:rPr>
          <w:rFonts w:ascii="Calibri" w:eastAsia="Calibri" w:hAnsi="Calibri" w:cs="Calibri"/>
          <w:b/>
          <w:bCs/>
          <w:sz w:val="32"/>
          <w:szCs w:val="32"/>
          <w:lang w:val="en-US"/>
        </w:rPr>
        <w:t>Future Scope :</w:t>
      </w:r>
      <w:r w:rsidR="00D10EE7">
        <w:rPr>
          <w:rFonts w:ascii="Calibri" w:eastAsia="Calibri" w:hAnsi="Calibri" w:cs="Calibri"/>
          <w:b/>
          <w:bCs/>
          <w:sz w:val="32"/>
          <w:szCs w:val="32"/>
          <w:lang w:val="en-US"/>
        </w:rPr>
        <w:t xml:space="preserve">We can connect </w:t>
      </w:r>
      <w:proofErr w:type="spellStart"/>
      <w:r w:rsidR="00D10EE7">
        <w:rPr>
          <w:rFonts w:ascii="Calibri" w:eastAsia="Calibri" w:hAnsi="Calibri" w:cs="Calibri"/>
          <w:b/>
          <w:bCs/>
          <w:sz w:val="32"/>
          <w:szCs w:val="32"/>
          <w:lang w:val="en-US"/>
        </w:rPr>
        <w:t>ebi</w:t>
      </w:r>
      <w:proofErr w:type="spellEnd"/>
      <w:r w:rsidR="00D10EE7">
        <w:rPr>
          <w:rFonts w:ascii="Calibri" w:eastAsia="Calibri" w:hAnsi="Calibri" w:cs="Calibri"/>
          <w:b/>
          <w:bCs/>
          <w:sz w:val="32"/>
          <w:szCs w:val="32"/>
          <w:lang w:val="en-US"/>
        </w:rPr>
        <w:t xml:space="preserve"> &amp; </w:t>
      </w:r>
      <w:proofErr w:type="spellStart"/>
      <w:r w:rsidR="00D10EE7">
        <w:rPr>
          <w:rFonts w:ascii="Calibri" w:eastAsia="Calibri" w:hAnsi="Calibri" w:cs="Calibri"/>
          <w:b/>
          <w:bCs/>
          <w:sz w:val="32"/>
          <w:szCs w:val="32"/>
          <w:lang w:val="en-US"/>
        </w:rPr>
        <w:t>ncbi</w:t>
      </w:r>
      <w:proofErr w:type="spellEnd"/>
      <w:r w:rsidR="00D10EE7">
        <w:rPr>
          <w:rFonts w:ascii="Calibri" w:eastAsia="Calibri" w:hAnsi="Calibri" w:cs="Calibri"/>
          <w:b/>
          <w:bCs/>
          <w:sz w:val="32"/>
          <w:szCs w:val="32"/>
          <w:lang w:val="en-US"/>
        </w:rPr>
        <w:t xml:space="preserve"> to our uniqueness checking </w:t>
      </w:r>
      <w:proofErr w:type="spellStart"/>
      <w:r w:rsidR="00D10EE7">
        <w:rPr>
          <w:rFonts w:ascii="Calibri" w:eastAsia="Calibri" w:hAnsi="Calibri" w:cs="Calibri"/>
          <w:b/>
          <w:bCs/>
          <w:sz w:val="32"/>
          <w:szCs w:val="32"/>
          <w:lang w:val="en-US"/>
        </w:rPr>
        <w:t>database.</w:t>
      </w:r>
      <w:r w:rsidR="00D56A45">
        <w:rPr>
          <w:rFonts w:ascii="Calibri" w:eastAsia="Calibri" w:hAnsi="Calibri" w:cs="Calibri"/>
          <w:b/>
          <w:bCs/>
          <w:sz w:val="32"/>
          <w:szCs w:val="32"/>
          <w:lang w:val="en-US"/>
        </w:rPr>
        <w:t>we</w:t>
      </w:r>
      <w:proofErr w:type="spellEnd"/>
      <w:r w:rsidR="00D56A45">
        <w:rPr>
          <w:rFonts w:ascii="Calibri" w:eastAsia="Calibri" w:hAnsi="Calibri" w:cs="Calibri"/>
          <w:b/>
          <w:bCs/>
          <w:sz w:val="32"/>
          <w:szCs w:val="32"/>
          <w:lang w:val="en-US"/>
        </w:rPr>
        <w:t xml:space="preserve"> can collab with Government to make their system </w:t>
      </w:r>
      <w:proofErr w:type="spellStart"/>
      <w:r w:rsidR="00D56A45">
        <w:rPr>
          <w:rFonts w:ascii="Calibri" w:eastAsia="Calibri" w:hAnsi="Calibri" w:cs="Calibri"/>
          <w:b/>
          <w:bCs/>
          <w:sz w:val="32"/>
          <w:szCs w:val="32"/>
          <w:lang w:val="en-US"/>
        </w:rPr>
        <w:t>smoother,We</w:t>
      </w:r>
      <w:proofErr w:type="spellEnd"/>
      <w:r w:rsidR="00D56A45">
        <w:rPr>
          <w:rFonts w:ascii="Calibri" w:eastAsia="Calibri" w:hAnsi="Calibri" w:cs="Calibri"/>
          <w:b/>
          <w:bCs/>
          <w:sz w:val="32"/>
          <w:szCs w:val="32"/>
          <w:lang w:val="en-US"/>
        </w:rPr>
        <w:t xml:space="preserve"> can charge recurrent fee for new patents or introduce subscription model for many patents taken care by our customer support</w:t>
      </w:r>
      <w:r w:rsidR="006A56A7">
        <w:rPr>
          <w:rFonts w:ascii="Calibri" w:eastAsia="Calibri" w:hAnsi="Calibri" w:cs="Calibri"/>
          <w:b/>
          <w:bCs/>
          <w:sz w:val="32"/>
          <w:szCs w:val="32"/>
          <w:lang w:val="en-US"/>
        </w:rPr>
        <w:t xml:space="preserve"> who asks you every detail on </w:t>
      </w:r>
      <w:proofErr w:type="spellStart"/>
      <w:r w:rsidR="006A56A7">
        <w:rPr>
          <w:rFonts w:ascii="Calibri" w:eastAsia="Calibri" w:hAnsi="Calibri" w:cs="Calibri"/>
          <w:b/>
          <w:bCs/>
          <w:sz w:val="32"/>
          <w:szCs w:val="32"/>
          <w:lang w:val="en-US"/>
        </w:rPr>
        <w:t>call,without</w:t>
      </w:r>
      <w:proofErr w:type="spellEnd"/>
      <w:r w:rsidR="006A56A7">
        <w:rPr>
          <w:rFonts w:ascii="Calibri" w:eastAsia="Calibri" w:hAnsi="Calibri" w:cs="Calibri"/>
          <w:b/>
          <w:bCs/>
          <w:sz w:val="32"/>
          <w:szCs w:val="32"/>
          <w:lang w:val="en-US"/>
        </w:rPr>
        <w:t xml:space="preserve"> offline contact </w:t>
      </w:r>
      <w:proofErr w:type="spellStart"/>
      <w:r w:rsidR="006A56A7">
        <w:rPr>
          <w:rFonts w:ascii="Calibri" w:eastAsia="Calibri" w:hAnsi="Calibri" w:cs="Calibri"/>
          <w:b/>
          <w:bCs/>
          <w:sz w:val="32"/>
          <w:szCs w:val="32"/>
          <w:lang w:val="en-US"/>
        </w:rPr>
        <w:t>effort</w:t>
      </w:r>
      <w:r w:rsidR="00D56A45">
        <w:rPr>
          <w:rFonts w:ascii="Calibri" w:eastAsia="Calibri" w:hAnsi="Calibri" w:cs="Calibri"/>
          <w:b/>
          <w:bCs/>
          <w:sz w:val="32"/>
          <w:szCs w:val="32"/>
          <w:lang w:val="en-US"/>
        </w:rPr>
        <w:t>,you</w:t>
      </w:r>
      <w:proofErr w:type="spellEnd"/>
      <w:r w:rsidR="00D56A45">
        <w:rPr>
          <w:rFonts w:ascii="Calibri" w:eastAsia="Calibri" w:hAnsi="Calibri" w:cs="Calibri"/>
          <w:b/>
          <w:bCs/>
          <w:sz w:val="32"/>
          <w:szCs w:val="32"/>
          <w:lang w:val="en-US"/>
        </w:rPr>
        <w:t xml:space="preserve"> just </w:t>
      </w:r>
      <w:proofErr w:type="spellStart"/>
      <w:r w:rsidR="00D56A45">
        <w:rPr>
          <w:rFonts w:ascii="Calibri" w:eastAsia="Calibri" w:hAnsi="Calibri" w:cs="Calibri"/>
          <w:b/>
          <w:bCs/>
          <w:sz w:val="32"/>
          <w:szCs w:val="32"/>
          <w:lang w:val="en-US"/>
        </w:rPr>
        <w:t>ideate</w:t>
      </w:r>
      <w:r w:rsidR="00D10EE7">
        <w:rPr>
          <w:rFonts w:ascii="Calibri" w:eastAsia="Calibri" w:hAnsi="Calibri" w:cs="Calibri"/>
          <w:b/>
          <w:bCs/>
          <w:sz w:val="32"/>
          <w:szCs w:val="32"/>
          <w:lang w:val="en-US"/>
        </w:rPr>
        <w:t>,leaving</w:t>
      </w:r>
      <w:proofErr w:type="spellEnd"/>
      <w:r w:rsidR="00D10EE7">
        <w:rPr>
          <w:rFonts w:ascii="Calibri" w:eastAsia="Calibri" w:hAnsi="Calibri" w:cs="Calibri"/>
          <w:b/>
          <w:bCs/>
          <w:sz w:val="32"/>
          <w:szCs w:val="32"/>
          <w:lang w:val="en-US"/>
        </w:rPr>
        <w:t xml:space="preserve"> stress part to </w:t>
      </w:r>
      <w:proofErr w:type="spellStart"/>
      <w:r w:rsidR="00D10EE7">
        <w:rPr>
          <w:rFonts w:ascii="Calibri" w:eastAsia="Calibri" w:hAnsi="Calibri" w:cs="Calibri"/>
          <w:b/>
          <w:bCs/>
          <w:sz w:val="32"/>
          <w:szCs w:val="32"/>
          <w:lang w:val="en-US"/>
        </w:rPr>
        <w:t>us.also</w:t>
      </w:r>
      <w:proofErr w:type="spellEnd"/>
      <w:r w:rsidR="00D10EE7">
        <w:rPr>
          <w:rFonts w:ascii="Calibri" w:eastAsia="Calibri" w:hAnsi="Calibri" w:cs="Calibri"/>
          <w:b/>
          <w:bCs/>
          <w:sz w:val="32"/>
          <w:szCs w:val="32"/>
          <w:lang w:val="en-US"/>
        </w:rPr>
        <w:t xml:space="preserve"> we may provide you dashboard to manage all your patents.</w:t>
      </w:r>
      <w:r w:rsidR="006A56A7">
        <w:rPr>
          <w:rFonts w:ascii="Calibri" w:eastAsia="Calibri" w:hAnsi="Calibri" w:cs="Calibri"/>
          <w:b/>
          <w:bCs/>
          <w:sz w:val="32"/>
          <w:szCs w:val="32"/>
          <w:lang w:val="en-US"/>
        </w:rPr>
        <w:t xml:space="preserve"> making it both D2C &amp; B2B </w:t>
      </w:r>
      <w:proofErr w:type="spellStart"/>
      <w:r w:rsidR="006A56A7">
        <w:rPr>
          <w:rFonts w:ascii="Calibri" w:eastAsia="Calibri" w:hAnsi="Calibri" w:cs="Calibri"/>
          <w:b/>
          <w:bCs/>
          <w:sz w:val="32"/>
          <w:szCs w:val="32"/>
          <w:lang w:val="en-US"/>
        </w:rPr>
        <w:t>businesswe</w:t>
      </w:r>
      <w:proofErr w:type="spellEnd"/>
      <w:r w:rsidR="006A56A7">
        <w:rPr>
          <w:rFonts w:ascii="Calibri" w:eastAsia="Calibri" w:hAnsi="Calibri" w:cs="Calibri"/>
          <w:b/>
          <w:bCs/>
          <w:sz w:val="32"/>
          <w:szCs w:val="32"/>
          <w:lang w:val="en-US"/>
        </w:rPr>
        <w:t xml:space="preserve"> can collab with hackathon organizations to make them </w:t>
      </w:r>
      <w:proofErr w:type="spellStart"/>
      <w:r w:rsidR="006A56A7">
        <w:rPr>
          <w:rFonts w:ascii="Calibri" w:eastAsia="Calibri" w:hAnsi="Calibri" w:cs="Calibri"/>
          <w:b/>
          <w:bCs/>
          <w:sz w:val="32"/>
          <w:szCs w:val="32"/>
          <w:lang w:val="en-US"/>
        </w:rPr>
        <w:t>trustworthy,I</w:t>
      </w:r>
      <w:proofErr w:type="spellEnd"/>
      <w:r w:rsidR="006A56A7">
        <w:rPr>
          <w:rFonts w:ascii="Calibri" w:eastAsia="Calibri" w:hAnsi="Calibri" w:cs="Calibri"/>
          <w:b/>
          <w:bCs/>
          <w:sz w:val="32"/>
          <w:szCs w:val="32"/>
          <w:lang w:val="en-US"/>
        </w:rPr>
        <w:t xml:space="preserve"> want to reduce e</w:t>
      </w:r>
      <w:r w:rsidR="005337C1">
        <w:rPr>
          <w:rFonts w:ascii="Calibri" w:eastAsia="Calibri" w:hAnsi="Calibri" w:cs="Calibri"/>
          <w:b/>
          <w:bCs/>
          <w:sz w:val="32"/>
          <w:szCs w:val="32"/>
          <w:lang w:val="en-US"/>
        </w:rPr>
        <w:t>n</w:t>
      </w:r>
      <w:r w:rsidR="006A56A7">
        <w:rPr>
          <w:rFonts w:ascii="Calibri" w:eastAsia="Calibri" w:hAnsi="Calibri" w:cs="Calibri"/>
          <w:b/>
          <w:bCs/>
          <w:sz w:val="32"/>
          <w:szCs w:val="32"/>
          <w:lang w:val="en-US"/>
        </w:rPr>
        <w:t xml:space="preserve">try barrier of patent like social media </w:t>
      </w:r>
      <w:proofErr w:type="spellStart"/>
      <w:r w:rsidR="006A56A7">
        <w:rPr>
          <w:rFonts w:ascii="Calibri" w:eastAsia="Calibri" w:hAnsi="Calibri" w:cs="Calibri"/>
          <w:b/>
          <w:bCs/>
          <w:sz w:val="32"/>
          <w:szCs w:val="32"/>
          <w:lang w:val="en-US"/>
        </w:rPr>
        <w:t>so,that</w:t>
      </w:r>
      <w:proofErr w:type="spellEnd"/>
      <w:r w:rsidR="006A56A7">
        <w:rPr>
          <w:rFonts w:ascii="Calibri" w:eastAsia="Calibri" w:hAnsi="Calibri" w:cs="Calibri"/>
          <w:b/>
          <w:bCs/>
          <w:sz w:val="32"/>
          <w:szCs w:val="32"/>
          <w:lang w:val="en-US"/>
        </w:rPr>
        <w:t xml:space="preserve"> all can document their work &amp; knowledge shared</w:t>
      </w:r>
      <w:r w:rsidR="005337C1">
        <w:rPr>
          <w:rFonts w:ascii="Calibri" w:eastAsia="Calibri" w:hAnsi="Calibri" w:cs="Calibri"/>
          <w:b/>
          <w:bCs/>
          <w:sz w:val="32"/>
          <w:szCs w:val="32"/>
          <w:lang w:val="en-US"/>
        </w:rPr>
        <w:t xml:space="preserve"> &amp; want to make patenting accessible like ecommerce make shopping on handset  which promotes more productive stuff reducing </w:t>
      </w:r>
      <w:proofErr w:type="spellStart"/>
      <w:r w:rsidR="005337C1">
        <w:rPr>
          <w:rFonts w:ascii="Calibri" w:eastAsia="Calibri" w:hAnsi="Calibri" w:cs="Calibri"/>
          <w:b/>
          <w:bCs/>
          <w:sz w:val="32"/>
          <w:szCs w:val="32"/>
          <w:lang w:val="en-US"/>
        </w:rPr>
        <w:t>friction</w:t>
      </w:r>
      <w:r w:rsidR="005A6998">
        <w:rPr>
          <w:rFonts w:ascii="Calibri" w:eastAsia="Calibri" w:hAnsi="Calibri" w:cs="Calibri"/>
          <w:b/>
          <w:bCs/>
          <w:sz w:val="32"/>
          <w:szCs w:val="32"/>
          <w:lang w:val="en-US"/>
        </w:rPr>
        <w:t>,we</w:t>
      </w:r>
      <w:proofErr w:type="spellEnd"/>
      <w:r w:rsidR="005A6998">
        <w:rPr>
          <w:rFonts w:ascii="Calibri" w:eastAsia="Calibri" w:hAnsi="Calibri" w:cs="Calibri"/>
          <w:b/>
          <w:bCs/>
          <w:sz w:val="32"/>
          <w:szCs w:val="32"/>
          <w:lang w:val="en-US"/>
        </w:rPr>
        <w:t xml:space="preserve"> can promote these in schools as </w:t>
      </w:r>
      <w:proofErr w:type="spellStart"/>
      <w:r w:rsidR="005A6998">
        <w:rPr>
          <w:rFonts w:ascii="Calibri" w:eastAsia="Calibri" w:hAnsi="Calibri" w:cs="Calibri"/>
          <w:b/>
          <w:bCs/>
          <w:sz w:val="32"/>
          <w:szCs w:val="32"/>
          <w:lang w:val="en-US"/>
        </w:rPr>
        <w:t>competitions</w:t>
      </w:r>
      <w:r w:rsidR="00843ACB">
        <w:rPr>
          <w:rFonts w:ascii="Calibri" w:eastAsia="Calibri" w:hAnsi="Calibri" w:cs="Calibri"/>
          <w:b/>
          <w:bCs/>
          <w:sz w:val="32"/>
          <w:szCs w:val="32"/>
          <w:lang w:val="en-US"/>
        </w:rPr>
        <w:t>,we</w:t>
      </w:r>
      <w:proofErr w:type="spellEnd"/>
      <w:r w:rsidR="00843ACB">
        <w:rPr>
          <w:rFonts w:ascii="Calibri" w:eastAsia="Calibri" w:hAnsi="Calibri" w:cs="Calibri"/>
          <w:b/>
          <w:bCs/>
          <w:sz w:val="32"/>
          <w:szCs w:val="32"/>
          <w:lang w:val="en-US"/>
        </w:rPr>
        <w:t xml:space="preserve"> may expand to other domains of science by accepting other file </w:t>
      </w:r>
      <w:proofErr w:type="spellStart"/>
      <w:r w:rsidR="00843ACB">
        <w:rPr>
          <w:rFonts w:ascii="Calibri" w:eastAsia="Calibri" w:hAnsi="Calibri" w:cs="Calibri"/>
          <w:b/>
          <w:bCs/>
          <w:sz w:val="32"/>
          <w:szCs w:val="32"/>
          <w:lang w:val="en-US"/>
        </w:rPr>
        <w:t>types,We</w:t>
      </w:r>
      <w:proofErr w:type="spellEnd"/>
      <w:r w:rsidR="00843ACB">
        <w:rPr>
          <w:rFonts w:ascii="Calibri" w:eastAsia="Calibri" w:hAnsi="Calibri" w:cs="Calibri"/>
          <w:b/>
          <w:bCs/>
          <w:sz w:val="32"/>
          <w:szCs w:val="32"/>
          <w:lang w:val="en-US"/>
        </w:rPr>
        <w:t xml:space="preserve"> may introduce AI in inspiration tab to tell you current trending </w:t>
      </w:r>
      <w:proofErr w:type="spellStart"/>
      <w:r w:rsidR="00843ACB">
        <w:rPr>
          <w:rFonts w:ascii="Calibri" w:eastAsia="Calibri" w:hAnsi="Calibri" w:cs="Calibri"/>
          <w:b/>
          <w:bCs/>
          <w:sz w:val="32"/>
          <w:szCs w:val="32"/>
          <w:lang w:val="en-US"/>
        </w:rPr>
        <w:t>researches,or</w:t>
      </w:r>
      <w:proofErr w:type="spellEnd"/>
      <w:r w:rsidR="00843ACB">
        <w:rPr>
          <w:rFonts w:ascii="Calibri" w:eastAsia="Calibri" w:hAnsi="Calibri" w:cs="Calibri"/>
          <w:b/>
          <w:bCs/>
          <w:sz w:val="32"/>
          <w:szCs w:val="32"/>
          <w:lang w:val="en-US"/>
        </w:rPr>
        <w:t xml:space="preserve"> for businesses choosing right rights to buy </w:t>
      </w:r>
      <w:r w:rsidR="00D10EE7">
        <w:rPr>
          <w:rFonts w:ascii="Calibri" w:eastAsia="Calibri" w:hAnsi="Calibri" w:cs="Calibri"/>
          <w:b/>
          <w:bCs/>
          <w:sz w:val="32"/>
          <w:szCs w:val="32"/>
          <w:lang w:val="en-US"/>
        </w:rPr>
        <w:t xml:space="preserve">from huge library of rights planned in future </w:t>
      </w:r>
      <w:r w:rsidR="00843ACB">
        <w:rPr>
          <w:rFonts w:ascii="Calibri" w:eastAsia="Calibri" w:hAnsi="Calibri" w:cs="Calibri"/>
          <w:b/>
          <w:bCs/>
          <w:sz w:val="32"/>
          <w:szCs w:val="32"/>
          <w:lang w:val="en-US"/>
        </w:rPr>
        <w:t>&amp; form simplification with future updates on website for free</w:t>
      </w:r>
      <w:r w:rsidR="006A56A7">
        <w:rPr>
          <w:rFonts w:ascii="Calibri" w:eastAsia="Calibri" w:hAnsi="Calibri" w:cs="Calibri"/>
          <w:b/>
          <w:bCs/>
          <w:sz w:val="32"/>
          <w:szCs w:val="32"/>
          <w:lang w:val="en-US"/>
        </w:rPr>
        <w:t xml:space="preserve"> </w:t>
      </w:r>
    </w:p>
    <w:p w14:paraId="52C3E9C9" w14:textId="77777777" w:rsidR="00836360" w:rsidRDefault="00836360">
      <w:pPr>
        <w:spacing w:after="63" w:line="259" w:lineRule="auto"/>
        <w:ind w:left="0" w:firstLine="0"/>
        <w:jc w:val="left"/>
      </w:pPr>
    </w:p>
    <w:p w14:paraId="40ECACD8" w14:textId="77777777" w:rsidR="00836360" w:rsidRDefault="00836360">
      <w:pPr>
        <w:spacing w:after="160" w:line="259" w:lineRule="auto"/>
        <w:ind w:left="0" w:firstLine="0"/>
        <w:jc w:val="left"/>
      </w:pPr>
    </w:p>
    <w:p w14:paraId="4C2CF51B" w14:textId="77777777" w:rsidR="00AE7C67" w:rsidRDefault="00AE7C67">
      <w:pPr>
        <w:tabs>
          <w:tab w:val="center" w:pos="5064"/>
        </w:tabs>
        <w:spacing w:after="0" w:line="259" w:lineRule="auto"/>
        <w:ind w:left="0" w:firstLine="0"/>
        <w:jc w:val="left"/>
        <w:rPr>
          <w:sz w:val="39"/>
        </w:rPr>
      </w:pPr>
    </w:p>
    <w:p w14:paraId="73C3EF09" w14:textId="77777777" w:rsidR="00836360" w:rsidRPr="00D577DE" w:rsidRDefault="0055369A">
      <w:pPr>
        <w:tabs>
          <w:tab w:val="center" w:pos="5064"/>
        </w:tabs>
        <w:spacing w:after="0" w:line="259" w:lineRule="auto"/>
        <w:ind w:left="0" w:firstLine="0"/>
        <w:jc w:val="left"/>
        <w:rPr>
          <w:rFonts w:ascii="Harlow Solid Italic" w:hAnsi="Harlow Solid Italic"/>
          <w:sz w:val="39"/>
        </w:rPr>
      </w:pPr>
      <w:r w:rsidRPr="00D577DE">
        <w:rPr>
          <w:rFonts w:ascii="Harlow Solid Italic" w:hAnsi="Harlow Solid Italic"/>
          <w:b/>
          <w:sz w:val="32"/>
        </w:rPr>
        <w:t xml:space="preserve">REFERENCES </w:t>
      </w:r>
    </w:p>
    <w:p w14:paraId="3EB6317E" w14:textId="77777777" w:rsidR="00836360" w:rsidRDefault="00836360">
      <w:pPr>
        <w:tabs>
          <w:tab w:val="center" w:pos="5064"/>
        </w:tabs>
        <w:spacing w:after="0" w:line="259" w:lineRule="auto"/>
        <w:ind w:left="0" w:firstLine="0"/>
        <w:jc w:val="left"/>
        <w:rPr>
          <w:b/>
          <w:sz w:val="32"/>
        </w:rPr>
      </w:pPr>
    </w:p>
    <w:p w14:paraId="6E95871D" w14:textId="77777777" w:rsidR="00836360" w:rsidRPr="00D577DE" w:rsidRDefault="0055369A" w:rsidP="003D2ED4">
      <w:pPr>
        <w:spacing w:after="0" w:line="259" w:lineRule="auto"/>
        <w:ind w:left="0" w:firstLine="0"/>
        <w:jc w:val="left"/>
        <w:rPr>
          <w:rFonts w:ascii="Modern Love" w:hAnsi="Modern Love"/>
        </w:rPr>
      </w:pPr>
      <w:r w:rsidRPr="00D577DE">
        <w:rPr>
          <w:rFonts w:ascii="Modern Love" w:hAnsi="Modern Love"/>
          <w:b/>
        </w:rPr>
        <w:t xml:space="preserve">Book: </w:t>
      </w:r>
    </w:p>
    <w:p w14:paraId="24AF6D2C" w14:textId="77777777" w:rsidR="00CE18A7" w:rsidRPr="00D577DE" w:rsidRDefault="00CE18A7"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 xml:space="preserve">Cambridge social sciences by Devyani </w:t>
      </w:r>
      <w:proofErr w:type="spellStart"/>
      <w:r w:rsidRPr="00D577DE">
        <w:rPr>
          <w:rFonts w:ascii="Kristen ITC" w:hAnsi="Kristen ITC" w:cs="Arial"/>
          <w:bCs/>
          <w:color w:val="0F1111"/>
          <w:szCs w:val="28"/>
        </w:rPr>
        <w:t>kapoor</w:t>
      </w:r>
      <w:proofErr w:type="spellEnd"/>
    </w:p>
    <w:p w14:paraId="78FBE5CE" w14:textId="77777777" w:rsidR="00CE18A7" w:rsidRPr="00D577DE" w:rsidRDefault="00CE18A7"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Trueman’s biology by K.N. Bhatia</w:t>
      </w:r>
    </w:p>
    <w:p w14:paraId="72AC1235" w14:textId="77777777" w:rsidR="00CE18A7" w:rsidRPr="00D577DE" w:rsidRDefault="00CE18A7"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 xml:space="preserve">Click start computer </w:t>
      </w:r>
      <w:proofErr w:type="spellStart"/>
      <w:r w:rsidRPr="00D577DE">
        <w:rPr>
          <w:rFonts w:ascii="Kristen ITC" w:hAnsi="Kristen ITC" w:cs="Arial"/>
          <w:bCs/>
          <w:color w:val="0F1111"/>
          <w:szCs w:val="28"/>
        </w:rPr>
        <w:t>computer</w:t>
      </w:r>
      <w:proofErr w:type="spellEnd"/>
      <w:r w:rsidRPr="00D577DE">
        <w:rPr>
          <w:rFonts w:ascii="Kristen ITC" w:hAnsi="Kristen ITC" w:cs="Arial"/>
          <w:bCs/>
          <w:color w:val="0F1111"/>
          <w:szCs w:val="28"/>
        </w:rPr>
        <w:t xml:space="preserve"> science Cambridge by n </w:t>
      </w:r>
      <w:proofErr w:type="spellStart"/>
      <w:r w:rsidRPr="00D577DE">
        <w:rPr>
          <w:rFonts w:ascii="Kristen ITC" w:hAnsi="Kristen ITC" w:cs="Arial"/>
          <w:bCs/>
          <w:color w:val="0F1111"/>
          <w:szCs w:val="28"/>
        </w:rPr>
        <w:t>meera</w:t>
      </w:r>
      <w:proofErr w:type="spellEnd"/>
    </w:p>
    <w:p w14:paraId="4E437D8E" w14:textId="77777777" w:rsidR="00CE18A7" w:rsidRPr="00D577DE" w:rsidRDefault="00CE18A7"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 xml:space="preserve">Exploring information technology </w:t>
      </w:r>
      <w:proofErr w:type="spellStart"/>
      <w:r w:rsidRPr="00D577DE">
        <w:rPr>
          <w:rFonts w:ascii="Kristen ITC" w:hAnsi="Kristen ITC" w:cs="Arial"/>
          <w:bCs/>
          <w:color w:val="0F1111"/>
          <w:szCs w:val="28"/>
        </w:rPr>
        <w:t>macmilan</w:t>
      </w:r>
      <w:proofErr w:type="spellEnd"/>
      <w:r w:rsidRPr="00D577DE">
        <w:rPr>
          <w:rFonts w:ascii="Kristen ITC" w:hAnsi="Kristen ITC" w:cs="Arial"/>
          <w:bCs/>
          <w:color w:val="0F1111"/>
          <w:szCs w:val="28"/>
        </w:rPr>
        <w:t xml:space="preserve"> by </w:t>
      </w:r>
      <w:proofErr w:type="spellStart"/>
      <w:r w:rsidRPr="00D577DE">
        <w:rPr>
          <w:rFonts w:ascii="Kristen ITC" w:hAnsi="Kristen ITC" w:cs="Arial"/>
          <w:bCs/>
          <w:color w:val="0F1111"/>
          <w:szCs w:val="28"/>
        </w:rPr>
        <w:t>rohit</w:t>
      </w:r>
      <w:proofErr w:type="spellEnd"/>
      <w:r w:rsidRPr="00D577DE">
        <w:rPr>
          <w:rFonts w:ascii="Kristen ITC" w:hAnsi="Kristen ITC" w:cs="Arial"/>
          <w:bCs/>
          <w:color w:val="0F1111"/>
          <w:szCs w:val="28"/>
        </w:rPr>
        <w:t xml:space="preserve"> </w:t>
      </w:r>
      <w:proofErr w:type="spellStart"/>
      <w:r w:rsidRPr="00D577DE">
        <w:rPr>
          <w:rFonts w:ascii="Kristen ITC" w:hAnsi="Kristen ITC" w:cs="Arial"/>
          <w:bCs/>
          <w:color w:val="0F1111"/>
          <w:szCs w:val="28"/>
        </w:rPr>
        <w:t>khurana</w:t>
      </w:r>
      <w:proofErr w:type="spellEnd"/>
    </w:p>
    <w:p w14:paraId="0E3485A2" w14:textId="03FCDDE5" w:rsidR="00CE18A7" w:rsidRPr="00D577DE" w:rsidRDefault="00CE18A7" w:rsidP="00CE18A7">
      <w:pPr>
        <w:spacing w:after="0" w:line="259" w:lineRule="auto"/>
        <w:ind w:left="213"/>
        <w:jc w:val="left"/>
        <w:rPr>
          <w:rFonts w:ascii="Kristen ITC" w:hAnsi="Kristen ITC" w:cs="Arial"/>
          <w:bCs/>
          <w:color w:val="0F1111"/>
          <w:szCs w:val="28"/>
        </w:rPr>
      </w:pPr>
      <w:proofErr w:type="spellStart"/>
      <w:r w:rsidRPr="00D577DE">
        <w:rPr>
          <w:rFonts w:ascii="Kristen ITC" w:hAnsi="Kristen ITC" w:cs="Arial"/>
          <w:bCs/>
          <w:color w:val="0F1111"/>
          <w:szCs w:val="28"/>
        </w:rPr>
        <w:t>Dbms</w:t>
      </w:r>
      <w:proofErr w:type="spellEnd"/>
      <w:r w:rsidRPr="00D577DE">
        <w:rPr>
          <w:rFonts w:ascii="Kristen ITC" w:hAnsi="Kristen ITC" w:cs="Arial"/>
          <w:bCs/>
          <w:color w:val="0F1111"/>
          <w:szCs w:val="28"/>
        </w:rPr>
        <w:t xml:space="preserve"> using </w:t>
      </w:r>
      <w:proofErr w:type="spellStart"/>
      <w:r w:rsidRPr="00D577DE">
        <w:rPr>
          <w:rFonts w:ascii="Kristen ITC" w:hAnsi="Kristen ITC" w:cs="Arial"/>
          <w:bCs/>
          <w:color w:val="0F1111"/>
          <w:szCs w:val="28"/>
        </w:rPr>
        <w:t>sql</w:t>
      </w:r>
      <w:proofErr w:type="spellEnd"/>
      <w:r w:rsidRPr="00D577DE">
        <w:rPr>
          <w:rFonts w:ascii="Kristen ITC" w:hAnsi="Kristen ITC" w:cs="Arial"/>
          <w:bCs/>
          <w:color w:val="0F1111"/>
          <w:szCs w:val="28"/>
        </w:rPr>
        <w:t xml:space="preserve"> by </w:t>
      </w:r>
      <w:r w:rsidR="00035C23" w:rsidRPr="00D577DE">
        <w:rPr>
          <w:rFonts w:ascii="Kristen ITC" w:hAnsi="Kristen ITC" w:cs="Arial"/>
          <w:bCs/>
          <w:color w:val="0F1111"/>
          <w:szCs w:val="28"/>
        </w:rPr>
        <w:t xml:space="preserve">arahant </w:t>
      </w:r>
      <w:proofErr w:type="spellStart"/>
      <w:r w:rsidR="00035C23" w:rsidRPr="00D577DE">
        <w:rPr>
          <w:rFonts w:ascii="Kristen ITC" w:hAnsi="Kristen ITC" w:cs="Arial"/>
          <w:bCs/>
          <w:color w:val="0F1111"/>
          <w:szCs w:val="28"/>
        </w:rPr>
        <w:t>neetu</w:t>
      </w:r>
      <w:proofErr w:type="spellEnd"/>
      <w:r w:rsidR="00035C23" w:rsidRPr="00D577DE">
        <w:rPr>
          <w:rFonts w:ascii="Kristen ITC" w:hAnsi="Kristen ITC" w:cs="Arial"/>
          <w:bCs/>
          <w:color w:val="0F1111"/>
          <w:szCs w:val="28"/>
        </w:rPr>
        <w:t xml:space="preserve"> </w:t>
      </w:r>
      <w:proofErr w:type="spellStart"/>
      <w:r w:rsidR="00035C23" w:rsidRPr="00D577DE">
        <w:rPr>
          <w:rFonts w:ascii="Kristen ITC" w:hAnsi="Kristen ITC" w:cs="Arial"/>
          <w:bCs/>
          <w:color w:val="0F1111"/>
          <w:szCs w:val="28"/>
        </w:rPr>
        <w:t>gaikwad</w:t>
      </w:r>
      <w:proofErr w:type="spellEnd"/>
    </w:p>
    <w:p w14:paraId="0FF7518D" w14:textId="572F948E" w:rsidR="00CE18A7" w:rsidRPr="00D577DE" w:rsidRDefault="006112CC"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O</w:t>
      </w:r>
      <w:r w:rsidR="00CE18A7" w:rsidRPr="00D577DE">
        <w:rPr>
          <w:rFonts w:ascii="Kristen ITC" w:hAnsi="Kristen ITC" w:cs="Arial"/>
          <w:bCs/>
          <w:color w:val="0F1111"/>
          <w:szCs w:val="28"/>
        </w:rPr>
        <w:t>O</w:t>
      </w:r>
      <w:r w:rsidRPr="00D577DE">
        <w:rPr>
          <w:rFonts w:ascii="Kristen ITC" w:hAnsi="Kristen ITC" w:cs="Arial"/>
          <w:bCs/>
          <w:color w:val="0F1111"/>
          <w:szCs w:val="28"/>
        </w:rPr>
        <w:t xml:space="preserve">P </w:t>
      </w:r>
      <w:r w:rsidR="00CE18A7" w:rsidRPr="00D577DE">
        <w:rPr>
          <w:rFonts w:ascii="Kristen ITC" w:hAnsi="Kristen ITC" w:cs="Arial"/>
          <w:bCs/>
          <w:color w:val="0F1111"/>
          <w:szCs w:val="28"/>
        </w:rPr>
        <w:t xml:space="preserve">java by </w:t>
      </w:r>
      <w:proofErr w:type="spellStart"/>
      <w:r w:rsidR="00CE18A7" w:rsidRPr="00D577DE">
        <w:rPr>
          <w:rFonts w:ascii="Kristen ITC" w:hAnsi="Kristen ITC" w:cs="Arial"/>
          <w:bCs/>
          <w:color w:val="0F1111"/>
          <w:szCs w:val="28"/>
        </w:rPr>
        <w:t>techknowledge</w:t>
      </w:r>
      <w:proofErr w:type="spellEnd"/>
    </w:p>
    <w:p w14:paraId="1E003C75" w14:textId="77777777" w:rsidR="00CE18A7" w:rsidRPr="00D577DE" w:rsidRDefault="00CE18A7"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 xml:space="preserve">Boot-click enter </w:t>
      </w:r>
      <w:proofErr w:type="spellStart"/>
      <w:r w:rsidRPr="00D577DE">
        <w:rPr>
          <w:rFonts w:ascii="Kristen ITC" w:hAnsi="Kristen ITC" w:cs="Arial"/>
          <w:bCs/>
          <w:color w:val="0F1111"/>
          <w:szCs w:val="28"/>
        </w:rPr>
        <w:t>macmilan</w:t>
      </w:r>
      <w:proofErr w:type="spellEnd"/>
      <w:r w:rsidRPr="00D577DE">
        <w:rPr>
          <w:rFonts w:ascii="Kristen ITC" w:hAnsi="Kristen ITC" w:cs="Arial"/>
          <w:bCs/>
          <w:color w:val="0F1111"/>
          <w:szCs w:val="28"/>
        </w:rPr>
        <w:t xml:space="preserve"> by Gurpreet </w:t>
      </w:r>
      <w:proofErr w:type="spellStart"/>
      <w:r w:rsidRPr="00D577DE">
        <w:rPr>
          <w:rFonts w:ascii="Kristen ITC" w:hAnsi="Kristen ITC" w:cs="Arial"/>
          <w:bCs/>
          <w:color w:val="0F1111"/>
          <w:szCs w:val="28"/>
        </w:rPr>
        <w:t>bindra</w:t>
      </w:r>
      <w:proofErr w:type="spellEnd"/>
    </w:p>
    <w:p w14:paraId="0A1C0AC1" w14:textId="77777777" w:rsidR="00CE18A7" w:rsidRPr="00D577DE" w:rsidRDefault="00CE18A7"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 xml:space="preserve">Fast forward oxford by </w:t>
      </w:r>
      <w:proofErr w:type="spellStart"/>
      <w:r w:rsidRPr="00D577DE">
        <w:rPr>
          <w:rFonts w:ascii="Kristen ITC" w:hAnsi="Kristen ITC" w:cs="Arial"/>
          <w:bCs/>
          <w:color w:val="0F1111"/>
          <w:szCs w:val="28"/>
        </w:rPr>
        <w:t>sangeeta</w:t>
      </w:r>
      <w:proofErr w:type="spellEnd"/>
      <w:r w:rsidRPr="00D577DE">
        <w:rPr>
          <w:rFonts w:ascii="Kristen ITC" w:hAnsi="Kristen ITC" w:cs="Arial"/>
          <w:bCs/>
          <w:color w:val="0F1111"/>
          <w:szCs w:val="28"/>
        </w:rPr>
        <w:t xml:space="preserve"> Panchal</w:t>
      </w:r>
    </w:p>
    <w:p w14:paraId="70D55511" w14:textId="77777777" w:rsidR="00CE18A7" w:rsidRPr="00D577DE" w:rsidRDefault="00CE18A7"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 xml:space="preserve">Terabytes connect with computers Cambridge by Vaishali </w:t>
      </w:r>
      <w:proofErr w:type="spellStart"/>
      <w:r w:rsidRPr="00D577DE">
        <w:rPr>
          <w:rFonts w:ascii="Kristen ITC" w:hAnsi="Kristen ITC" w:cs="Arial"/>
          <w:bCs/>
          <w:color w:val="0F1111"/>
          <w:szCs w:val="28"/>
        </w:rPr>
        <w:t>sharma</w:t>
      </w:r>
      <w:proofErr w:type="spellEnd"/>
    </w:p>
    <w:p w14:paraId="432D6DE7" w14:textId="77777777" w:rsidR="00CE18A7" w:rsidRPr="00D577DE" w:rsidRDefault="00CE18A7"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KIPS information technology vocational</w:t>
      </w:r>
    </w:p>
    <w:p w14:paraId="40DE1328" w14:textId="77777777" w:rsidR="00CE18A7" w:rsidRPr="00D577DE" w:rsidRDefault="00CE18A7"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 xml:space="preserve">BEGS-186 Business communication by dr. </w:t>
      </w:r>
      <w:proofErr w:type="spellStart"/>
      <w:r w:rsidRPr="00D577DE">
        <w:rPr>
          <w:rFonts w:ascii="Kristen ITC" w:hAnsi="Kristen ITC" w:cs="Arial"/>
          <w:bCs/>
          <w:color w:val="0F1111"/>
          <w:szCs w:val="28"/>
        </w:rPr>
        <w:t>anand</w:t>
      </w:r>
      <w:proofErr w:type="spellEnd"/>
      <w:r w:rsidRPr="00D577DE">
        <w:rPr>
          <w:rFonts w:ascii="Kristen ITC" w:hAnsi="Kristen ITC" w:cs="Arial"/>
          <w:bCs/>
          <w:color w:val="0F1111"/>
          <w:szCs w:val="28"/>
        </w:rPr>
        <w:t xml:space="preserve"> Prakash</w:t>
      </w:r>
    </w:p>
    <w:p w14:paraId="2D5A0A14" w14:textId="2291B003" w:rsidR="00836360" w:rsidRPr="00D577DE" w:rsidRDefault="00CE18A7" w:rsidP="00CE18A7">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 xml:space="preserve">Bcos-185 entrepreneurship prof. Madhu </w:t>
      </w:r>
      <w:proofErr w:type="spellStart"/>
      <w:r w:rsidRPr="00D577DE">
        <w:rPr>
          <w:rFonts w:ascii="Kristen ITC" w:hAnsi="Kristen ITC" w:cs="Arial"/>
          <w:bCs/>
          <w:color w:val="0F1111"/>
          <w:szCs w:val="28"/>
        </w:rPr>
        <w:t>tyagi</w:t>
      </w:r>
      <w:proofErr w:type="spellEnd"/>
    </w:p>
    <w:p w14:paraId="468CED00" w14:textId="77777777" w:rsidR="006D4E3C" w:rsidRPr="00D577DE" w:rsidRDefault="006D4E3C" w:rsidP="006D4E3C">
      <w:pPr>
        <w:spacing w:after="0" w:line="259" w:lineRule="auto"/>
        <w:ind w:left="213"/>
        <w:jc w:val="left"/>
        <w:rPr>
          <w:rFonts w:ascii="Kristen ITC" w:hAnsi="Kristen ITC" w:cs="Arial"/>
          <w:bCs/>
          <w:color w:val="0F1111"/>
          <w:szCs w:val="28"/>
        </w:rPr>
      </w:pPr>
      <w:r w:rsidRPr="00D577DE">
        <w:rPr>
          <w:rFonts w:ascii="Kristen ITC" w:hAnsi="Kristen ITC" w:cs="Arial"/>
          <w:bCs/>
          <w:color w:val="0F1111"/>
          <w:szCs w:val="28"/>
        </w:rPr>
        <w:t xml:space="preserve">Computer science with python Preeti &amp; </w:t>
      </w:r>
      <w:proofErr w:type="spellStart"/>
      <w:r w:rsidRPr="00D577DE">
        <w:rPr>
          <w:rFonts w:ascii="Kristen ITC" w:hAnsi="Kristen ITC" w:cs="Arial"/>
          <w:bCs/>
          <w:color w:val="0F1111"/>
          <w:szCs w:val="28"/>
        </w:rPr>
        <w:t>sumita</w:t>
      </w:r>
      <w:proofErr w:type="spellEnd"/>
      <w:r w:rsidRPr="00D577DE">
        <w:rPr>
          <w:rFonts w:ascii="Kristen ITC" w:hAnsi="Kristen ITC" w:cs="Arial"/>
          <w:bCs/>
          <w:color w:val="0F1111"/>
          <w:szCs w:val="28"/>
        </w:rPr>
        <w:t xml:space="preserve"> </w:t>
      </w:r>
      <w:proofErr w:type="spellStart"/>
      <w:r w:rsidRPr="00D577DE">
        <w:rPr>
          <w:rFonts w:ascii="Kristen ITC" w:hAnsi="Kristen ITC" w:cs="Arial"/>
          <w:bCs/>
          <w:color w:val="0F1111"/>
          <w:szCs w:val="28"/>
        </w:rPr>
        <w:t>arora</w:t>
      </w:r>
      <w:proofErr w:type="spellEnd"/>
    </w:p>
    <w:p w14:paraId="001AABDD" w14:textId="77777777" w:rsidR="00CE18A7" w:rsidRPr="00D577DE" w:rsidRDefault="00CE18A7" w:rsidP="00CE18A7">
      <w:pPr>
        <w:spacing w:after="0" w:line="259" w:lineRule="auto"/>
        <w:ind w:left="213"/>
        <w:jc w:val="left"/>
        <w:rPr>
          <w:rFonts w:ascii="Kristen ITC" w:hAnsi="Kristen ITC" w:cs="Arial"/>
          <w:bCs/>
          <w:color w:val="0F1111"/>
          <w:szCs w:val="28"/>
        </w:rPr>
      </w:pPr>
    </w:p>
    <w:p w14:paraId="20F046EE" w14:textId="77777777" w:rsidR="00CE18A7" w:rsidRPr="00D577DE" w:rsidRDefault="00CE18A7" w:rsidP="00CE18A7">
      <w:pPr>
        <w:spacing w:after="0" w:line="259" w:lineRule="auto"/>
        <w:ind w:left="213"/>
        <w:jc w:val="left"/>
        <w:rPr>
          <w:rFonts w:ascii="Kristen ITC" w:hAnsi="Kristen ITC" w:cs="Arial"/>
          <w:bCs/>
          <w:color w:val="0F1111"/>
          <w:szCs w:val="28"/>
        </w:rPr>
      </w:pPr>
    </w:p>
    <w:p w14:paraId="27C7632A" w14:textId="77777777" w:rsidR="00CE18A7" w:rsidRPr="00D577DE" w:rsidRDefault="00CE18A7" w:rsidP="00CE18A7">
      <w:pPr>
        <w:spacing w:after="0" w:line="259" w:lineRule="auto"/>
        <w:ind w:left="213"/>
        <w:jc w:val="left"/>
        <w:rPr>
          <w:rFonts w:ascii="Kristen ITC" w:hAnsi="Kristen ITC" w:cs="Arial"/>
          <w:bCs/>
          <w:color w:val="0F1111"/>
          <w:szCs w:val="28"/>
        </w:rPr>
      </w:pPr>
    </w:p>
    <w:p w14:paraId="1488A3DF" w14:textId="77777777" w:rsidR="00CE18A7" w:rsidRPr="00D577DE" w:rsidRDefault="00CE18A7" w:rsidP="00CE18A7">
      <w:pPr>
        <w:spacing w:after="0" w:line="259" w:lineRule="auto"/>
        <w:ind w:left="213"/>
        <w:jc w:val="left"/>
        <w:rPr>
          <w:rFonts w:ascii="Kristen ITC" w:hAnsi="Kristen ITC" w:cs="Arial"/>
          <w:bCs/>
          <w:color w:val="0F1111"/>
          <w:szCs w:val="28"/>
        </w:rPr>
      </w:pPr>
    </w:p>
    <w:p w14:paraId="6F5B14EF" w14:textId="77777777" w:rsidR="00CE18A7" w:rsidRPr="00D577DE" w:rsidRDefault="00CE18A7" w:rsidP="00CE18A7">
      <w:pPr>
        <w:spacing w:after="0" w:line="259" w:lineRule="auto"/>
        <w:ind w:left="213"/>
        <w:jc w:val="left"/>
        <w:rPr>
          <w:rFonts w:ascii="Kristen ITC" w:hAnsi="Kristen ITC" w:cs="Arial"/>
          <w:bCs/>
          <w:color w:val="0F1111"/>
          <w:szCs w:val="28"/>
        </w:rPr>
      </w:pPr>
    </w:p>
    <w:p w14:paraId="5141F44B" w14:textId="77777777" w:rsidR="00CE18A7" w:rsidRPr="00D577DE" w:rsidRDefault="00CE18A7" w:rsidP="00CE18A7">
      <w:pPr>
        <w:spacing w:after="0" w:line="259" w:lineRule="auto"/>
        <w:ind w:left="213"/>
        <w:jc w:val="left"/>
        <w:rPr>
          <w:rFonts w:ascii="Kristen ITC" w:hAnsi="Kristen ITC" w:cs="Arial"/>
          <w:bCs/>
          <w:color w:val="0F1111"/>
          <w:szCs w:val="28"/>
        </w:rPr>
      </w:pPr>
    </w:p>
    <w:p w14:paraId="13040BB0" w14:textId="77777777" w:rsidR="00CE18A7" w:rsidRPr="00D577DE" w:rsidRDefault="00CE18A7" w:rsidP="00CE18A7">
      <w:pPr>
        <w:spacing w:after="0" w:line="259" w:lineRule="auto"/>
        <w:ind w:left="213"/>
        <w:jc w:val="left"/>
        <w:rPr>
          <w:rFonts w:ascii="Kristen ITC" w:hAnsi="Kristen ITC" w:cs="Arial"/>
          <w:bCs/>
          <w:color w:val="0F1111"/>
          <w:szCs w:val="28"/>
        </w:rPr>
      </w:pPr>
    </w:p>
    <w:p w14:paraId="67D8F6BC" w14:textId="77777777" w:rsidR="00CE18A7" w:rsidRPr="00D577DE" w:rsidRDefault="00CE18A7" w:rsidP="00CE18A7">
      <w:pPr>
        <w:spacing w:after="0" w:line="259" w:lineRule="auto"/>
        <w:ind w:left="213"/>
        <w:jc w:val="left"/>
        <w:rPr>
          <w:rFonts w:ascii="Kristen ITC" w:hAnsi="Kristen ITC" w:cs="Arial"/>
          <w:bCs/>
          <w:color w:val="0F1111"/>
          <w:szCs w:val="28"/>
        </w:rPr>
      </w:pPr>
    </w:p>
    <w:p w14:paraId="521EF583" w14:textId="77777777" w:rsidR="00CE18A7" w:rsidRPr="00D577DE" w:rsidRDefault="00CE18A7" w:rsidP="00CE18A7">
      <w:pPr>
        <w:spacing w:after="0" w:line="259" w:lineRule="auto"/>
        <w:ind w:left="213"/>
        <w:jc w:val="left"/>
        <w:rPr>
          <w:rFonts w:ascii="Kristen ITC" w:hAnsi="Kristen ITC" w:cs="Arial"/>
          <w:bCs/>
          <w:color w:val="0F1111"/>
          <w:szCs w:val="28"/>
        </w:rPr>
      </w:pPr>
    </w:p>
    <w:p w14:paraId="6C018F99" w14:textId="77777777" w:rsidR="00CE18A7" w:rsidRPr="00D577DE" w:rsidRDefault="00CE18A7" w:rsidP="00CE18A7">
      <w:pPr>
        <w:spacing w:after="0" w:line="259" w:lineRule="auto"/>
        <w:ind w:left="213"/>
        <w:jc w:val="left"/>
        <w:rPr>
          <w:rFonts w:ascii="Kristen ITC" w:hAnsi="Kristen ITC" w:cs="Arial"/>
          <w:bCs/>
          <w:color w:val="0F1111"/>
          <w:szCs w:val="28"/>
        </w:rPr>
      </w:pPr>
    </w:p>
    <w:p w14:paraId="71A26BCB" w14:textId="77777777" w:rsidR="00CE18A7" w:rsidRPr="00D577DE" w:rsidRDefault="00CE18A7" w:rsidP="00CE18A7">
      <w:pPr>
        <w:spacing w:after="0" w:line="259" w:lineRule="auto"/>
        <w:ind w:left="213"/>
        <w:jc w:val="left"/>
        <w:rPr>
          <w:rFonts w:ascii="Kristen ITC" w:hAnsi="Kristen ITC" w:cs="Arial"/>
          <w:bCs/>
          <w:color w:val="0F1111"/>
          <w:szCs w:val="28"/>
        </w:rPr>
      </w:pPr>
    </w:p>
    <w:p w14:paraId="634CB35D" w14:textId="77777777" w:rsidR="00CE18A7" w:rsidRPr="00D577DE" w:rsidRDefault="00CE18A7" w:rsidP="00CE18A7">
      <w:pPr>
        <w:spacing w:after="0" w:line="259" w:lineRule="auto"/>
        <w:ind w:left="213"/>
        <w:jc w:val="left"/>
        <w:rPr>
          <w:rFonts w:ascii="Kristen ITC" w:hAnsi="Kristen ITC" w:cs="Arial"/>
          <w:bCs/>
          <w:color w:val="0F1111"/>
          <w:szCs w:val="28"/>
        </w:rPr>
      </w:pPr>
    </w:p>
    <w:p w14:paraId="14993ED5" w14:textId="77777777" w:rsidR="00CE18A7" w:rsidRPr="00D577DE" w:rsidRDefault="00CE18A7" w:rsidP="00CE18A7">
      <w:pPr>
        <w:spacing w:after="0" w:line="259" w:lineRule="auto"/>
        <w:ind w:left="213"/>
        <w:jc w:val="left"/>
        <w:rPr>
          <w:rFonts w:ascii="Kristen ITC" w:hAnsi="Kristen ITC" w:cs="Arial"/>
          <w:bCs/>
          <w:color w:val="0F1111"/>
          <w:szCs w:val="28"/>
        </w:rPr>
      </w:pPr>
    </w:p>
    <w:p w14:paraId="2A817C25" w14:textId="77777777" w:rsidR="00CE18A7" w:rsidRPr="00D577DE" w:rsidRDefault="00CE18A7" w:rsidP="00CE18A7">
      <w:pPr>
        <w:spacing w:after="0" w:line="259" w:lineRule="auto"/>
        <w:ind w:left="213"/>
        <w:jc w:val="left"/>
        <w:rPr>
          <w:rFonts w:ascii="Kristen ITC" w:hAnsi="Kristen ITC" w:cs="Arial"/>
          <w:bCs/>
          <w:color w:val="0F1111"/>
          <w:szCs w:val="28"/>
        </w:rPr>
      </w:pPr>
    </w:p>
    <w:p w14:paraId="2862242D" w14:textId="77777777" w:rsidR="00CE18A7" w:rsidRPr="00D577DE" w:rsidRDefault="00CE18A7" w:rsidP="00CE18A7">
      <w:pPr>
        <w:spacing w:after="0" w:line="259" w:lineRule="auto"/>
        <w:ind w:left="213"/>
        <w:jc w:val="left"/>
        <w:rPr>
          <w:rFonts w:ascii="Kristen ITC" w:hAnsi="Kristen ITC" w:cs="Arial"/>
          <w:bCs/>
          <w:color w:val="0F1111"/>
          <w:szCs w:val="28"/>
        </w:rPr>
      </w:pPr>
    </w:p>
    <w:p w14:paraId="5A56F94E" w14:textId="77777777" w:rsidR="00CE18A7" w:rsidRDefault="00CE18A7" w:rsidP="00CE18A7">
      <w:pPr>
        <w:spacing w:after="0" w:line="259" w:lineRule="auto"/>
        <w:ind w:left="213"/>
        <w:jc w:val="left"/>
        <w:rPr>
          <w:b/>
        </w:rPr>
      </w:pPr>
    </w:p>
    <w:p w14:paraId="7241617A" w14:textId="77777777" w:rsidR="00836360" w:rsidRDefault="00836360">
      <w:pPr>
        <w:spacing w:after="0" w:line="259" w:lineRule="auto"/>
        <w:ind w:left="213"/>
        <w:jc w:val="left"/>
        <w:rPr>
          <w:b/>
        </w:rPr>
      </w:pPr>
    </w:p>
    <w:p w14:paraId="514578B6" w14:textId="28815AF6" w:rsidR="00836360" w:rsidRDefault="003B6CCC">
      <w:pPr>
        <w:spacing w:after="0" w:line="259" w:lineRule="auto"/>
        <w:ind w:left="213"/>
        <w:jc w:val="left"/>
        <w:rPr>
          <w:b/>
        </w:rPr>
      </w:pPr>
      <w:r>
        <w:rPr>
          <w:rFonts w:ascii="Calibri" w:eastAsia="Calibri" w:hAnsi="Calibri" w:cs="Calibri"/>
          <w:noProof/>
          <w:sz w:val="22"/>
          <w:lang w:val="en-US" w:eastAsia="en-US" w:bidi="mr-IN"/>
        </w:rPr>
        <mc:AlternateContent>
          <mc:Choice Requires="wpg">
            <w:drawing>
              <wp:anchor distT="0" distB="0" distL="114300" distR="114300" simplePos="0" relativeHeight="251670528" behindDoc="0" locked="0" layoutInCell="1" allowOverlap="1" wp14:anchorId="65443F0F" wp14:editId="6F1C3746">
                <wp:simplePos x="0" y="0"/>
                <wp:positionH relativeFrom="page">
                  <wp:posOffset>304800</wp:posOffset>
                </wp:positionH>
                <wp:positionV relativeFrom="page">
                  <wp:posOffset>310515</wp:posOffset>
                </wp:positionV>
                <wp:extent cx="6350" cy="10085705"/>
                <wp:effectExtent l="0" t="0" r="12700" b="0"/>
                <wp:wrapSquare wrapText="bothSides"/>
                <wp:docPr id="1052" name="Group 36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52" name="Freeform 52"/>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047CF196" id="Group 36428" o:spid="_x0000_s1026" style="position:absolute;margin-left:24pt;margin-top:24.45pt;width:.5pt;height:794.15pt;z-index:25167052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">
                <v:shape id="Freeform 52"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" path="m,l9144,r,10085832l,10085832,,e" fillcolor="black" strokeweight="0">
                  <v:stroke joinstyle="miter"/>
                  <v:path arrowok="t"/>
                </v:shape>
                <w10:wrap type="square" anchorx="page" anchory="page"/>
              </v:group>
            </w:pict>
          </mc:Fallback>
        </mc:AlternateContent>
      </w:r>
      <w:r>
        <w:rPr>
          <w:rFonts w:ascii="Calibri" w:eastAsia="Calibri" w:hAnsi="Calibri" w:cs="Calibri"/>
          <w:noProof/>
          <w:sz w:val="22"/>
          <w:lang w:val="en-US" w:eastAsia="en-US" w:bidi="mr-IN"/>
        </w:rPr>
        <mc:AlternateContent>
          <mc:Choice Requires="wpg">
            <w:drawing>
              <wp:anchor distT="0" distB="0" distL="114300" distR="114300" simplePos="0" relativeHeight="251671552" behindDoc="0" locked="0" layoutInCell="1" allowOverlap="1" wp14:anchorId="063421C2" wp14:editId="6E7F761E">
                <wp:simplePos x="0" y="0"/>
                <wp:positionH relativeFrom="page">
                  <wp:posOffset>7272020</wp:posOffset>
                </wp:positionH>
                <wp:positionV relativeFrom="page">
                  <wp:posOffset>310515</wp:posOffset>
                </wp:positionV>
                <wp:extent cx="6350" cy="10085705"/>
                <wp:effectExtent l="0" t="0" r="12700" b="0"/>
                <wp:wrapSquare wrapText="bothSides"/>
                <wp:docPr id="1054" name="Group 36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85705"/>
                          <a:chOff x="0" y="0"/>
                          <a:chExt cx="6096" cy="10085832"/>
                        </a:xfrm>
                      </wpg:grpSpPr>
                      <wps:wsp>
                        <wps:cNvPr id="53" name="Freeform 53"/>
                        <wps:cNvSpPr/>
                        <wps:spPr>
                          <a:xfrm>
                            <a:off x="0" y="0"/>
                            <a:ext cx="9144" cy="10085832"/>
                          </a:xfrm>
                          <a:custGeom>
                            <a:avLst/>
                            <a:gdLst/>
                            <a:ahLst/>
                            <a:cxnLst/>
                            <a:rect l="l" t="t" r="r" b="b"/>
                            <a:pathLst>
                              <a:path w="9144" h="10085832">
                                <a:moveTo>
                                  <a:pt x="0" y="0"/>
                                </a:moveTo>
                                <a:lnTo>
                                  <a:pt x="9144" y="0"/>
                                </a:lnTo>
                                <a:lnTo>
                                  <a:pt x="9144" y="10085832"/>
                                </a:lnTo>
                                <a:lnTo>
                                  <a:pt x="0" y="10085832"/>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72EB92B5" id="Group 36429" o:spid="_x0000_s1026" style="position:absolute;margin-left:572.6pt;margin-top:24.45pt;width:.5pt;height:794.15pt;z-index:25167155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">
                <v:shape id="Freeform 53"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" path="m,l9144,r,10085832l,10085832,,e" fillcolor="black" strokeweight="0">
                  <v:stroke joinstyle="miter"/>
                  <v:path arrowok="t"/>
                </v:shape>
                <w10:wrap type="square" anchorx="page" anchory="page"/>
              </v:group>
            </w:pict>
          </mc:Fallback>
        </mc:AlternateContent>
      </w:r>
    </w:p>
    <w:p w14:paraId="7134AD77" w14:textId="77777777" w:rsidR="00A935AA" w:rsidRDefault="00A935AA">
      <w:pPr>
        <w:spacing w:after="0" w:line="259" w:lineRule="auto"/>
        <w:ind w:left="213"/>
        <w:jc w:val="left"/>
        <w:rPr>
          <w:b/>
        </w:rPr>
      </w:pPr>
    </w:p>
    <w:p w14:paraId="0CEF95C9" w14:textId="77777777" w:rsidR="00A935AA" w:rsidRDefault="00A935AA">
      <w:pPr>
        <w:spacing w:after="0" w:line="259" w:lineRule="auto"/>
        <w:ind w:left="213"/>
        <w:jc w:val="left"/>
        <w:rPr>
          <w:b/>
        </w:rPr>
      </w:pPr>
    </w:p>
    <w:p w14:paraId="5E51F4B1" w14:textId="77777777" w:rsidR="00A935AA" w:rsidRDefault="00A935AA">
      <w:pPr>
        <w:spacing w:after="0" w:line="259" w:lineRule="auto"/>
        <w:ind w:left="213"/>
        <w:jc w:val="left"/>
        <w:rPr>
          <w:b/>
        </w:rPr>
      </w:pPr>
    </w:p>
    <w:p w14:paraId="09251EBE" w14:textId="3753A26C" w:rsidR="00A935AA" w:rsidRDefault="00CE18A7">
      <w:pPr>
        <w:spacing w:after="0" w:line="259" w:lineRule="auto"/>
        <w:ind w:left="213"/>
        <w:jc w:val="left"/>
        <w:rPr>
          <w:b/>
        </w:rPr>
      </w:pPr>
      <w:r>
        <w:rPr>
          <w:noProof/>
          <w:lang w:val="en-US" w:eastAsia="en-US"/>
        </w:rPr>
        <w:drawing>
          <wp:anchor distT="0" distB="0" distL="114300" distR="114300" simplePos="0" relativeHeight="251658240" behindDoc="1" locked="0" layoutInCell="1" allowOverlap="1" wp14:anchorId="021F9DD7" wp14:editId="4D5BFF15">
            <wp:simplePos x="0" y="0"/>
            <wp:positionH relativeFrom="column">
              <wp:posOffset>126365</wp:posOffset>
            </wp:positionH>
            <wp:positionV relativeFrom="paragraph">
              <wp:posOffset>1199</wp:posOffset>
            </wp:positionV>
            <wp:extent cx="4308193" cy="2152987"/>
            <wp:effectExtent l="0" t="0" r="0" b="0"/>
            <wp:wrapTight wrapText="bothSides">
              <wp:wrapPolygon edited="0">
                <wp:start x="20250" y="382"/>
                <wp:lineTo x="0" y="765"/>
                <wp:lineTo x="0" y="5352"/>
                <wp:lineTo x="478" y="6881"/>
                <wp:lineTo x="955" y="6881"/>
                <wp:lineTo x="191" y="8793"/>
                <wp:lineTo x="0" y="9366"/>
                <wp:lineTo x="0" y="14910"/>
                <wp:lineTo x="764" y="16057"/>
                <wp:lineTo x="1910" y="16057"/>
                <wp:lineTo x="573" y="17012"/>
                <wp:lineTo x="478" y="19115"/>
                <wp:lineTo x="1146" y="19306"/>
                <wp:lineTo x="2579" y="20644"/>
                <wp:lineTo x="2770" y="21027"/>
                <wp:lineTo x="3152" y="21027"/>
                <wp:lineTo x="3439" y="20644"/>
                <wp:lineTo x="14041" y="16057"/>
                <wp:lineTo x="16429" y="13572"/>
                <wp:lineTo x="16429" y="12998"/>
                <wp:lineTo x="21492" y="11660"/>
                <wp:lineTo x="21492" y="11087"/>
                <wp:lineTo x="21110" y="9940"/>
                <wp:lineTo x="21492" y="7646"/>
                <wp:lineTo x="21492" y="7455"/>
                <wp:lineTo x="20823" y="6881"/>
                <wp:lineTo x="20919" y="5352"/>
                <wp:lineTo x="20441" y="4014"/>
                <wp:lineTo x="20346" y="3823"/>
                <wp:lineTo x="20919" y="2294"/>
                <wp:lineTo x="20728" y="382"/>
                <wp:lineTo x="20250" y="382"/>
              </wp:wrapPolygon>
            </wp:wrapTight>
            <wp:docPr id="9697769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76956" name="Graphic 969776956"/>
                    <pic:cNvPicPr/>
                  </pic:nvPicPr>
                  <pic:blipFill>
                    <a:blip r:embed="rId64">
                      <a:extLst>
                        <a:ext uri="{96DAC541-7B7A-43D3-8B79-37D633B846F1}">
                          <asvg:svgBlip xmlns:asvg="http://schemas.microsoft.com/office/drawing/2016/SVG/main" r:embed="rId65"/>
                        </a:ext>
                        <a:ext uri="{837473B0-CC2E-450A-ABE3-18F120FF3D39}">
                          <a1611:picAttrSrcUrl xmlns:a1611="http://schemas.microsoft.com/office/drawing/2016/11/main" r:id="rId66"/>
                        </a:ext>
                      </a:extLst>
                    </a:blip>
                    <a:stretch>
                      <a:fillRect/>
                    </a:stretch>
                  </pic:blipFill>
                  <pic:spPr>
                    <a:xfrm>
                      <a:off x="0" y="0"/>
                      <a:ext cx="4308193" cy="2152987"/>
                    </a:xfrm>
                    <a:prstGeom prst="rect">
                      <a:avLst/>
                    </a:prstGeom>
                  </pic:spPr>
                </pic:pic>
              </a:graphicData>
            </a:graphic>
          </wp:anchor>
        </w:drawing>
      </w:r>
    </w:p>
    <w:p w14:paraId="70191CD6" w14:textId="77777777" w:rsidR="00A935AA" w:rsidRDefault="00A935AA">
      <w:pPr>
        <w:spacing w:after="0" w:line="259" w:lineRule="auto"/>
        <w:ind w:left="213"/>
        <w:jc w:val="left"/>
        <w:rPr>
          <w:b/>
        </w:rPr>
      </w:pPr>
    </w:p>
    <w:p w14:paraId="0E743854" w14:textId="77777777" w:rsidR="00A935AA" w:rsidRDefault="00A935AA">
      <w:pPr>
        <w:spacing w:after="0" w:line="259" w:lineRule="auto"/>
        <w:ind w:left="213"/>
        <w:jc w:val="left"/>
        <w:rPr>
          <w:b/>
        </w:rPr>
      </w:pPr>
    </w:p>
    <w:p w14:paraId="1BA1A84A" w14:textId="77777777" w:rsidR="00A935AA" w:rsidRDefault="00A935AA">
      <w:pPr>
        <w:spacing w:after="0" w:line="259" w:lineRule="auto"/>
        <w:ind w:left="213"/>
        <w:jc w:val="left"/>
        <w:rPr>
          <w:b/>
        </w:rPr>
      </w:pPr>
    </w:p>
    <w:p w14:paraId="23C1D415" w14:textId="77777777" w:rsidR="00A935AA" w:rsidRDefault="00A935AA">
      <w:pPr>
        <w:spacing w:after="0" w:line="259" w:lineRule="auto"/>
        <w:ind w:left="213"/>
        <w:jc w:val="left"/>
        <w:rPr>
          <w:b/>
        </w:rPr>
      </w:pPr>
    </w:p>
    <w:p w14:paraId="5DF2021E" w14:textId="77777777" w:rsidR="00A935AA" w:rsidRDefault="00A935AA">
      <w:pPr>
        <w:spacing w:after="0" w:line="259" w:lineRule="auto"/>
        <w:ind w:left="213"/>
        <w:jc w:val="left"/>
        <w:rPr>
          <w:b/>
        </w:rPr>
      </w:pPr>
    </w:p>
    <w:p w14:paraId="28482698" w14:textId="77777777" w:rsidR="00A935AA" w:rsidRDefault="00A935AA">
      <w:pPr>
        <w:spacing w:after="0" w:line="259" w:lineRule="auto"/>
        <w:ind w:left="213"/>
        <w:jc w:val="left"/>
        <w:rPr>
          <w:b/>
        </w:rPr>
      </w:pPr>
    </w:p>
    <w:p w14:paraId="72FD6C0F" w14:textId="77777777" w:rsidR="00A935AA" w:rsidRDefault="00A935AA">
      <w:pPr>
        <w:spacing w:after="0" w:line="259" w:lineRule="auto"/>
        <w:ind w:left="213"/>
        <w:jc w:val="left"/>
        <w:rPr>
          <w:b/>
        </w:rPr>
      </w:pPr>
    </w:p>
    <w:p w14:paraId="7F27694A" w14:textId="77777777" w:rsidR="00A935AA" w:rsidRDefault="00A935AA">
      <w:pPr>
        <w:spacing w:after="0" w:line="259" w:lineRule="auto"/>
        <w:ind w:left="213"/>
        <w:jc w:val="left"/>
        <w:rPr>
          <w:b/>
        </w:rPr>
      </w:pPr>
    </w:p>
    <w:p w14:paraId="25FF472D" w14:textId="77777777" w:rsidR="00A935AA" w:rsidRDefault="00A935AA">
      <w:pPr>
        <w:spacing w:after="0" w:line="259" w:lineRule="auto"/>
        <w:ind w:left="213"/>
        <w:jc w:val="left"/>
        <w:rPr>
          <w:b/>
        </w:rPr>
      </w:pPr>
    </w:p>
    <w:p w14:paraId="4D5A5699" w14:textId="77777777" w:rsidR="00A935AA" w:rsidRDefault="00A935AA">
      <w:pPr>
        <w:spacing w:after="0" w:line="259" w:lineRule="auto"/>
        <w:ind w:left="213"/>
        <w:jc w:val="left"/>
      </w:pPr>
    </w:p>
    <w:p w14:paraId="1DB90FD7" w14:textId="77777777" w:rsidR="00836360" w:rsidRDefault="00836360">
      <w:pPr>
        <w:spacing w:after="0" w:line="259" w:lineRule="auto"/>
        <w:ind w:left="0" w:firstLine="0"/>
        <w:jc w:val="left"/>
      </w:pPr>
    </w:p>
    <w:p w14:paraId="5FA15FEE" w14:textId="6656D4F2" w:rsidR="00836360" w:rsidRDefault="003B6CCC">
      <w:pPr>
        <w:spacing w:after="15"/>
        <w:ind w:left="1144" w:firstLine="0"/>
        <w:jc w:val="left"/>
      </w:pPr>
      <w:r>
        <w:rPr>
          <w:noProof/>
        </w:rPr>
        <mc:AlternateContent>
          <mc:Choice Requires="wps">
            <w:drawing>
              <wp:anchor distT="0" distB="0" distL="114300" distR="114300" simplePos="0" relativeHeight="251673600" behindDoc="0" locked="0" layoutInCell="1" allowOverlap="1" wp14:anchorId="6C559E6D" wp14:editId="037221BA">
                <wp:simplePos x="0" y="0"/>
                <wp:positionH relativeFrom="column">
                  <wp:posOffset>0</wp:posOffset>
                </wp:positionH>
                <wp:positionV relativeFrom="paragraph">
                  <wp:posOffset>0</wp:posOffset>
                </wp:positionV>
                <wp:extent cx="3329940" cy="644525"/>
                <wp:effectExtent l="152400" t="266700" r="0" b="441325"/>
                <wp:wrapNone/>
                <wp:docPr id="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9940" cy="644525"/>
                        </a:xfrm>
                        <a:prstGeom prst="rect">
                          <a:avLst/>
                        </a:prstGeom>
                        <a:noFill/>
                        <a:ln>
                          <a:solidFill>
                            <a:schemeClr val="tx2"/>
                          </a:solid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txbx>
                        <w:txbxContent>
                          <w:p w14:paraId="2A7334D4" w14:textId="77777777" w:rsidR="004C015A" w:rsidRPr="00CD7A8D" w:rsidRDefault="004C015A" w:rsidP="00CD7A8D">
                            <w:pPr>
                              <w:spacing w:after="15"/>
                              <w:ind w:left="1144"/>
                              <w:jc w:val="center"/>
                              <w:rPr>
                                <w:b/>
                                <w:color w:val="E5B8B7" w:themeColor="accent2" w:themeTint="66"/>
                                <w:sz w:val="72"/>
                                <w:szCs w:val="72"/>
                                <w:lang w:val="en-GB"/>
                              </w:rPr>
                            </w:pPr>
                            <w:r>
                              <w:rPr>
                                <w:b/>
                                <w:color w:val="E5B8B7" w:themeColor="accent2" w:themeTint="66"/>
                                <w:sz w:val="72"/>
                                <w:szCs w:val="72"/>
                                <w:lang w:val="en-GB"/>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C559E6D" id="Text Box 62" o:spid="_x0000_s1032" type="#_x0000_t202" style="position:absolute;left:0;text-align:left;margin-left:0;margin-top:0;width:262.2pt;height:50.7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" filled="f" strokecolor="#1f497d [3215]">
                <v:shadow on="t" color="black" opacity="21626f" offset=".07386mm,1.40917mm"/>
                <o:extrusion v:ext="view" rotationangle="-530841fd,-34.5" viewpoint="0,0" viewpointorigin="0,0" skewangle="45" skewamt="0" type="perspective"/>
                <v:path arrowok="t"/>
                <v:textbox style="mso-fit-shape-to-text:t">
                  <w:txbxContent>
                    <w:p w14:paraId="2A7334D4" w14:textId="77777777" w:rsidR="004C015A" w:rsidRPr="00CD7A8D" w:rsidRDefault="004C015A" w:rsidP="00CD7A8D">
                      <w:pPr>
                        <w:spacing w:after="15"/>
                        <w:ind w:left="1144"/>
                        <w:jc w:val="center"/>
                        <w:rPr>
                          <w:b/>
                          <w:color w:val="E5B8B7" w:themeColor="accent2" w:themeTint="66"/>
                          <w:sz w:val="72"/>
                          <w:szCs w:val="72"/>
                          <w:lang w:val="en-GB"/>
                        </w:rPr>
                      </w:pPr>
                      <w:r>
                        <w:rPr>
                          <w:b/>
                          <w:color w:val="E5B8B7" w:themeColor="accent2" w:themeTint="66"/>
                          <w:sz w:val="72"/>
                          <w:szCs w:val="72"/>
                          <w:lang w:val="en-GB"/>
                        </w:rPr>
                        <w:t>Thank you!!</w:t>
                      </w:r>
                    </w:p>
                  </w:txbxContent>
                </v:textbox>
              </v:shape>
            </w:pict>
          </mc:Fallback>
        </mc:AlternateContent>
      </w:r>
    </w:p>
    <w:sectPr w:rsidR="00836360" w:rsidSect="00BC6561">
      <w:headerReference w:type="even" r:id="rId67"/>
      <w:headerReference w:type="default" r:id="rId68"/>
      <w:footerReference w:type="even" r:id="rId69"/>
      <w:footerReference w:type="default" r:id="rId70"/>
      <w:headerReference w:type="first" r:id="rId71"/>
      <w:footerReference w:type="first" r:id="rId72"/>
      <w:pgSz w:w="11940" w:h="16860"/>
      <w:pgMar w:top="1607" w:right="990" w:bottom="1906" w:left="1241" w:header="480" w:footer="478" w:gutter="0"/>
      <w:pgBorders w:offsetFrom="page">
        <w:top w:val="weavingBraid" w:sz="24" w:space="24" w:color="FFFF00"/>
        <w:left w:val="weavingBraid" w:sz="24" w:space="24" w:color="FFFF00"/>
        <w:bottom w:val="weavingBraid" w:sz="24" w:space="24" w:color="FFFF00"/>
        <w:right w:val="weavingBraid" w:sz="24" w:space="24" w:color="FFFF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97F29" w14:textId="77777777" w:rsidR="0094624F" w:rsidRDefault="0094624F">
      <w:pPr>
        <w:spacing w:line="240" w:lineRule="auto"/>
      </w:pPr>
      <w:r>
        <w:separator/>
      </w:r>
    </w:p>
  </w:endnote>
  <w:endnote w:type="continuationSeparator" w:id="0">
    <w:p w14:paraId="4A568F55" w14:textId="77777777" w:rsidR="0094624F" w:rsidRDefault="0094624F">
      <w:pPr>
        <w:spacing w:line="240" w:lineRule="auto"/>
      </w:pPr>
      <w:r>
        <w:continuationSeparator/>
      </w:r>
    </w:p>
  </w:endnote>
  <w:endnote w:type="continuationNotice" w:id="1">
    <w:p w14:paraId="3577F292" w14:textId="77777777" w:rsidR="0094624F" w:rsidRDefault="009462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dern Love">
    <w:charset w:val="00"/>
    <w:family w:val="decorative"/>
    <w:pitch w:val="variable"/>
    <w:sig w:usb0="8000002F" w:usb1="0000000A" w:usb2="00000000" w:usb3="00000000" w:csb0="00000001" w:csb1="00000000"/>
  </w:font>
  <w:font w:name="Nunito">
    <w:charset w:val="00"/>
    <w:family w:val="auto"/>
    <w:pitch w:val="variable"/>
    <w:sig w:usb0="A00002FF" w:usb1="5000204B" w:usb2="00000000" w:usb3="00000000" w:csb0="00000197" w:csb1="00000000"/>
  </w:font>
  <w:font w:name="Dreaming Outloud Script Pro">
    <w:charset w:val="00"/>
    <w:family w:val="script"/>
    <w:pitch w:val="variable"/>
    <w:sig w:usb0="800000EF" w:usb1="0000000A" w:usb2="00000008" w:usb3="00000000" w:csb0="00000001" w:csb1="00000000"/>
  </w:font>
  <w:font w:name="Aparajita">
    <w:panose1 w:val="02020603050405020304"/>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gneto">
    <w:panose1 w:val="04030805050802020D02"/>
    <w:charset w:val="00"/>
    <w:family w:val="decorativ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Harlow Solid Italic">
    <w:panose1 w:val="04030604020F02020D02"/>
    <w:charset w:val="00"/>
    <w:family w:val="decorative"/>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Kristen ITC">
    <w:panose1 w:val="03050502040202030202"/>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762C9" w14:textId="64B1AD8F" w:rsidR="004C015A" w:rsidRDefault="003B6CCC">
    <w:pPr>
      <w:spacing w:after="0" w:line="259" w:lineRule="auto"/>
      <w:ind w:left="-1241" w:right="1000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50560" behindDoc="0" locked="0" layoutInCell="1" allowOverlap="1" wp14:anchorId="0F66C68F" wp14:editId="1438DE37">
              <wp:simplePos x="0" y="0"/>
              <wp:positionH relativeFrom="page">
                <wp:posOffset>304800</wp:posOffset>
              </wp:positionH>
              <wp:positionV relativeFrom="page">
                <wp:posOffset>10396220</wp:posOffset>
              </wp:positionV>
              <wp:extent cx="6973570" cy="6350"/>
              <wp:effectExtent l="0" t="0" r="17780" b="12700"/>
              <wp:wrapSquare wrapText="bothSides"/>
              <wp:docPr id="4105" name="Group 37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7" name="Freeform 7"/>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8" name="Freeform 8"/>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9" name="Freeform 9"/>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628602E3" id="Group 37434" o:spid="_x0000_s1026" style="position:absolute;margin-left:24pt;margin-top:818.6pt;width:549.1pt;height:.5pt;z-index:251650560;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">
              <v:shape id="Freeform 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" path="m,l9144,r,9144l,9144,,e" fillcolor="black" strokeweight="0">
                <v:stroke joinstyle="miter"/>
                <v:path arrowok="t"/>
              </v:shape>
              <v:shape id="Freeform 8"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" path="m,l6961632,r,9144l,9144,,e" fillcolor="black" strokeweight="0">
                <v:stroke joinstyle="miter"/>
                <v:path arrowok="t"/>
              </v:shape>
              <v:shape id="Freeform 9"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" path="m,l9144,r,9144l,9144,,e" fillcolor="black" strokeweight="0">
                <v:stroke joinstyle="miter"/>
                <v:path arrowok="t"/>
              </v:shape>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DD94E" w14:textId="793CE4EE" w:rsidR="004C015A" w:rsidRDefault="003B6CCC">
    <w:pPr>
      <w:tabs>
        <w:tab w:val="right" w:pos="9708"/>
      </w:tabs>
      <w:spacing w:after="0" w:line="259" w:lineRule="auto"/>
      <w:ind w:left="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63872" behindDoc="0" locked="0" layoutInCell="1" allowOverlap="1" wp14:anchorId="14CFF3F0" wp14:editId="6EB0370D">
              <wp:simplePos x="0" y="0"/>
              <wp:positionH relativeFrom="page">
                <wp:posOffset>304800</wp:posOffset>
              </wp:positionH>
              <wp:positionV relativeFrom="page">
                <wp:posOffset>10396220</wp:posOffset>
              </wp:positionV>
              <wp:extent cx="6973570" cy="6350"/>
              <wp:effectExtent l="0" t="0" r="17780" b="12700"/>
              <wp:wrapSquare wrapText="bothSides"/>
              <wp:docPr id="4185" name="Group 37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60" name="Freeform 60"/>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61" name="Freeform 61"/>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62" name="Freeform 62"/>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2DB8AE97" id="Group 37719" o:spid="_x0000_s1026" style="position:absolute;margin-left:24pt;margin-top:818.6pt;width:549.1pt;height:.5pt;z-index:251663872;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">
              <v:shape id="Freeform 6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" path="m,l9144,r,9144l,9144,,e" fillcolor="black" strokeweight="0">
                <v:stroke joinstyle="miter"/>
                <v:path arrowok="t"/>
              </v:shape>
              <v:shape id="Freeform 61"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" path="m,l6961632,r,9144l,9144,,e" fillcolor="black" strokeweight="0">
                <v:stroke joinstyle="miter"/>
                <v:path arrowok="t"/>
              </v:shape>
              <v:shape id="Freeform 62"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" path="m,l9144,r,9144l,9144,,e" fillcolor="black" strokeweight="0">
                <v:stroke joinstyle="miter"/>
                <v:path arrowok="t"/>
              </v:shape>
              <w10:wrap type="square" anchorx="page" anchory="page"/>
            </v:group>
          </w:pict>
        </mc:Fallback>
      </mc:AlternateContent>
    </w:r>
    <w:r w:rsidR="004C015A">
      <w:rPr>
        <w:sz w:val="22"/>
        <w:vertAlign w:val="subscript"/>
      </w:rPr>
      <w:tab/>
    </w:r>
    <w:r w:rsidR="000B21F5">
      <w:fldChar w:fldCharType="begin"/>
    </w:r>
    <w:r w:rsidR="004C015A">
      <w:instrText xml:space="preserve"> PAGE   \* MERGEFORMAT </w:instrText>
    </w:r>
    <w:r w:rsidR="000B21F5">
      <w:fldChar w:fldCharType="separate"/>
    </w:r>
    <w:r w:rsidR="008B1087" w:rsidRPr="008B1087">
      <w:rPr>
        <w:noProof/>
        <w:sz w:val="22"/>
      </w:rPr>
      <w:t>10</w:t>
    </w:r>
    <w:r w:rsidR="000B21F5">
      <w:rPr>
        <w:sz w:val="2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CEEC1" w14:textId="34CE303A" w:rsidR="004C015A" w:rsidRDefault="003B6CCC">
    <w:pPr>
      <w:tabs>
        <w:tab w:val="right" w:pos="9708"/>
      </w:tabs>
      <w:spacing w:after="0" w:line="259" w:lineRule="auto"/>
      <w:ind w:left="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64896" behindDoc="0" locked="0" layoutInCell="1" allowOverlap="1" wp14:anchorId="08CDEC32" wp14:editId="6F308E40">
              <wp:simplePos x="0" y="0"/>
              <wp:positionH relativeFrom="page">
                <wp:posOffset>304800</wp:posOffset>
              </wp:positionH>
              <wp:positionV relativeFrom="page">
                <wp:posOffset>10396220</wp:posOffset>
              </wp:positionV>
              <wp:extent cx="6973570" cy="6350"/>
              <wp:effectExtent l="0" t="0" r="17780" b="12700"/>
              <wp:wrapSquare wrapText="bothSides"/>
              <wp:docPr id="4189" name="Group 37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63" name="Freeform 63"/>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64" name="Freeform 64"/>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65" name="Freeform 65"/>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238BC44D" id="Group 37698" o:spid="_x0000_s1026" style="position:absolute;margin-left:24pt;margin-top:818.6pt;width:549.1pt;height:.5pt;z-index:251664896;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">
              <v:shape id="Freeform 6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" path="m,l9144,r,9144l,9144,,e" fillcolor="black" strokeweight="0">
                <v:stroke joinstyle="miter"/>
                <v:path arrowok="t"/>
              </v:shape>
              <v:shape id="Freeform 64"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" path="m,l6961632,r,9144l,9144,,e" fillcolor="black" strokeweight="0">
                <v:stroke joinstyle="miter"/>
                <v:path arrowok="t"/>
              </v:shape>
              <v:shape id="Freeform 65"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" path="m,l9144,r,9144l,9144,,e" fillcolor="black" strokeweight="0">
                <v:stroke joinstyle="miter"/>
                <v:path arrowok="t"/>
              </v:shape>
              <w10:wrap type="square" anchorx="page" anchory="page"/>
            </v:group>
          </w:pict>
        </mc:Fallback>
      </mc:AlternateContent>
    </w:r>
    <w:r w:rsidR="004C015A">
      <w:rPr>
        <w:sz w:val="22"/>
        <w:vertAlign w:val="subscript"/>
      </w:rPr>
      <w:tab/>
    </w:r>
    <w:r w:rsidR="000B21F5">
      <w:fldChar w:fldCharType="begin"/>
    </w:r>
    <w:r w:rsidR="004C015A">
      <w:instrText xml:space="preserve"> PAGE   \* MERGEFORMAT </w:instrText>
    </w:r>
    <w:r w:rsidR="000B21F5">
      <w:fldChar w:fldCharType="separate"/>
    </w:r>
    <w:r w:rsidR="008B1087" w:rsidRPr="008B1087">
      <w:rPr>
        <w:noProof/>
        <w:sz w:val="22"/>
      </w:rPr>
      <w:t>11</w:t>
    </w:r>
    <w:r w:rsidR="000B21F5">
      <w:rPr>
        <w:sz w:val="22"/>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BD495" w14:textId="0D271D51" w:rsidR="004C015A" w:rsidRDefault="003B6CCC">
    <w:pPr>
      <w:tabs>
        <w:tab w:val="right" w:pos="9708"/>
      </w:tabs>
      <w:spacing w:after="0" w:line="259" w:lineRule="auto"/>
      <w:ind w:left="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66944" behindDoc="0" locked="0" layoutInCell="1" allowOverlap="1" wp14:anchorId="1D5AE51F" wp14:editId="43361742">
              <wp:simplePos x="0" y="0"/>
              <wp:positionH relativeFrom="page">
                <wp:posOffset>304800</wp:posOffset>
              </wp:positionH>
              <wp:positionV relativeFrom="page">
                <wp:posOffset>10396220</wp:posOffset>
              </wp:positionV>
              <wp:extent cx="6973570" cy="6350"/>
              <wp:effectExtent l="0" t="0" r="17780" b="12700"/>
              <wp:wrapSquare wrapText="bothSides"/>
              <wp:docPr id="4197" name="Group 37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69" name="Freeform 69"/>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70" name="Freeform 70"/>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71" name="Freeform 71"/>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458168E9" id="Group 37677" o:spid="_x0000_s1026" style="position:absolute;margin-left:24pt;margin-top:818.6pt;width:549.1pt;height:.5pt;z-index:251666944;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">
              <v:shape id="Freeform 6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" path="m,l9144,r,9144l,9144,,e" fillcolor="black" strokeweight="0">
                <v:stroke joinstyle="miter"/>
                <v:path arrowok="t"/>
              </v:shape>
              <v:shape id="Freeform 70"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" path="m,l6961632,r,9144l,9144,,e" fillcolor="black" strokeweight="0">
                <v:stroke joinstyle="miter"/>
                <v:path arrowok="t"/>
              </v:shape>
              <v:shape id="Freeform 71"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" path="m,l9144,r,9144l,9144,,e" fillcolor="black" strokeweight="0">
                <v:stroke joinstyle="miter"/>
                <v:path arrowok="t"/>
              </v:shape>
              <w10:wrap type="square" anchorx="page" anchory="page"/>
            </v:group>
          </w:pict>
        </mc:Fallback>
      </mc:AlternateContent>
    </w:r>
    <w:r w:rsidR="004C015A">
      <w:rPr>
        <w:sz w:val="22"/>
        <w:vertAlign w:val="subscript"/>
      </w:rPr>
      <w:tab/>
    </w:r>
    <w:r w:rsidR="000B21F5">
      <w:fldChar w:fldCharType="begin"/>
    </w:r>
    <w:r w:rsidR="004C015A">
      <w:instrText xml:space="preserve"> PAGE   \* MERGEFORMAT </w:instrText>
    </w:r>
    <w:r w:rsidR="000B21F5">
      <w:fldChar w:fldCharType="separate"/>
    </w:r>
    <w:r w:rsidR="004C015A">
      <w:rPr>
        <w:sz w:val="22"/>
      </w:rPr>
      <w:t>10</w:t>
    </w:r>
    <w:r w:rsidR="000B21F5">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010C2" w14:textId="7F7A1641" w:rsidR="004C015A" w:rsidRDefault="003B6CCC">
    <w:pPr>
      <w:spacing w:after="0" w:line="259" w:lineRule="auto"/>
      <w:ind w:left="-1241" w:right="1000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51584" behindDoc="0" locked="0" layoutInCell="1" allowOverlap="1" wp14:anchorId="74DC2633" wp14:editId="524D6DCC">
              <wp:simplePos x="0" y="0"/>
              <wp:positionH relativeFrom="page">
                <wp:posOffset>304800</wp:posOffset>
              </wp:positionH>
              <wp:positionV relativeFrom="page">
                <wp:posOffset>10396220</wp:posOffset>
              </wp:positionV>
              <wp:extent cx="6973570" cy="6350"/>
              <wp:effectExtent l="0" t="0" r="17780" b="12700"/>
              <wp:wrapSquare wrapText="bothSides"/>
              <wp:docPr id="4109" name="Group 37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10" name="Freeform 10"/>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11" name="Freeform 11"/>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12" name="Freeform 12"/>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2740FB02" id="Group 37418" o:spid="_x0000_s1026" style="position:absolute;margin-left:24pt;margin-top:818.6pt;width:549.1pt;height:.5pt;z-index:251651584;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">
              <v:shape id="Freeform 1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" path="m,l9144,r,9144l,9144,,e" fillcolor="black" strokeweight="0">
                <v:stroke joinstyle="miter"/>
                <v:path arrowok="t"/>
              </v:shape>
              <v:shape id="Freeform 11"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" path="m,l6961632,r,9144l,9144,,e" fillcolor="black" strokeweight="0">
                <v:stroke joinstyle="miter"/>
                <v:path arrowok="t"/>
              </v:shape>
              <v:shape id="Freeform 12"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" path="m,l9144,r,9144l,9144,,e" fillcolor="black" strokeweight="0">
                <v:stroke joinstyle="miter"/>
                <v:path arrowok="t"/>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EA51" w14:textId="77777777" w:rsidR="00BC6561" w:rsidRDefault="00BC65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7EC41" w14:textId="2382E18B" w:rsidR="004C015A" w:rsidRDefault="003B6CCC">
    <w:pPr>
      <w:tabs>
        <w:tab w:val="right" w:pos="9507"/>
      </w:tabs>
      <w:spacing w:after="0" w:line="259" w:lineRule="auto"/>
      <w:ind w:left="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54656" behindDoc="0" locked="0" layoutInCell="1" allowOverlap="1" wp14:anchorId="775FF794" wp14:editId="10CCFFED">
              <wp:simplePos x="0" y="0"/>
              <wp:positionH relativeFrom="page">
                <wp:posOffset>304800</wp:posOffset>
              </wp:positionH>
              <wp:positionV relativeFrom="page">
                <wp:posOffset>10396220</wp:posOffset>
              </wp:positionV>
              <wp:extent cx="6973570" cy="6350"/>
              <wp:effectExtent l="0" t="0" r="17780" b="12700"/>
              <wp:wrapSquare wrapText="bothSides"/>
              <wp:docPr id="4149" name="Group 37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25" name="Freeform 25"/>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26" name="Freeform 26"/>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27" name="Freeform 27"/>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1790AE19" id="Group 37521" o:spid="_x0000_s1026" style="position:absolute;margin-left:24pt;margin-top:818.6pt;width:549.1pt;height:.5pt;z-index:251654656;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">
              <v:shape id="Freeform 2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" path="m,l9144,r,9144l,9144,,e" fillcolor="black" strokeweight="0">
                <v:stroke joinstyle="miter"/>
                <v:path arrowok="t"/>
              </v:shape>
              <v:shape id="Freeform 26"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" path="m,l6961632,r,9144l,9144,,e" fillcolor="black" strokeweight="0">
                <v:stroke joinstyle="miter"/>
                <v:path arrowok="t"/>
              </v:shape>
              <v:shape id="Freeform 27"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" path="m,l9144,r,9144l,9144,,e" fillcolor="black" strokeweight="0">
                <v:stroke joinstyle="miter"/>
                <v:path arrowok="t"/>
              </v:shape>
              <w10:wrap type="square" anchorx="page" anchory="page"/>
            </v:group>
          </w:pict>
        </mc:Fallback>
      </mc:AlternateContent>
    </w:r>
    <w:r w:rsidR="004C015A">
      <w:rPr>
        <w:sz w:val="22"/>
        <w:vertAlign w:val="subscript"/>
      </w:rPr>
      <w:tab/>
    </w:r>
    <w:r w:rsidR="000B21F5">
      <w:fldChar w:fldCharType="begin"/>
    </w:r>
    <w:r w:rsidR="004C015A">
      <w:instrText xml:space="preserve"> PAGE   \* MERGEFORMAT </w:instrText>
    </w:r>
    <w:r w:rsidR="000B21F5">
      <w:fldChar w:fldCharType="separate"/>
    </w:r>
    <w:r w:rsidR="008B1087" w:rsidRPr="008B1087">
      <w:rPr>
        <w:noProof/>
        <w:sz w:val="22"/>
      </w:rPr>
      <w:t>6</w:t>
    </w:r>
    <w:r w:rsidR="000B21F5">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7F235" w14:textId="77777777" w:rsidR="004C015A" w:rsidRDefault="004C015A">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137C3" w14:textId="77777777" w:rsidR="004C015A" w:rsidRDefault="004C015A">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7D695" w14:textId="63066E84" w:rsidR="004C015A" w:rsidRDefault="003B6CCC">
    <w:pPr>
      <w:tabs>
        <w:tab w:val="center" w:pos="9330"/>
      </w:tabs>
      <w:spacing w:after="0" w:line="259" w:lineRule="auto"/>
      <w:ind w:left="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57728" behindDoc="0" locked="0" layoutInCell="1" allowOverlap="1" wp14:anchorId="16E4AE15" wp14:editId="1CC8EBB0">
              <wp:simplePos x="0" y="0"/>
              <wp:positionH relativeFrom="page">
                <wp:posOffset>304800</wp:posOffset>
              </wp:positionH>
              <wp:positionV relativeFrom="page">
                <wp:posOffset>10396220</wp:posOffset>
              </wp:positionV>
              <wp:extent cx="6973570" cy="6350"/>
              <wp:effectExtent l="0" t="0" r="17780" b="12700"/>
              <wp:wrapSquare wrapText="bothSides"/>
              <wp:docPr id="4161" name="Group 37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36" name="Freeform 36"/>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37" name="Freeform 37"/>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38" name="Freeform 38"/>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26B194E4" id="Group 37585" o:spid="_x0000_s1026" style="position:absolute;margin-left:24pt;margin-top:818.6pt;width:549.1pt;height:.5pt;z-index:251657728;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">
              <v:shape id="Freeform 3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" path="m,l9144,r,9144l,9144,,e" fillcolor="black" strokeweight="0">
                <v:stroke joinstyle="miter"/>
                <v:path arrowok="t"/>
              </v:shape>
              <v:shape id="Freeform 37"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" path="m,l6961632,r,9144l,9144,,e" fillcolor="black" strokeweight="0">
                <v:stroke joinstyle="miter"/>
                <v:path arrowok="t"/>
              </v:shape>
              <v:shape id="Freeform 38"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" path="m,l9144,r,9144l,9144,,e" fillcolor="black" strokeweight="0">
                <v:stroke joinstyle="miter"/>
                <v:path arrowok="t"/>
              </v:shape>
              <w10:wrap type="square" anchorx="page" anchory="page"/>
            </v:group>
          </w:pict>
        </mc:Fallback>
      </mc:AlternateContent>
    </w:r>
    <w:r w:rsidR="004C015A">
      <w:rPr>
        <w:sz w:val="22"/>
        <w:vertAlign w:val="subscript"/>
      </w:rPr>
      <w:tab/>
    </w:r>
    <w:r w:rsidR="000B21F5">
      <w:fldChar w:fldCharType="begin"/>
    </w:r>
    <w:r w:rsidR="004C015A">
      <w:instrText xml:space="preserve"> PAGE   \* MERGEFORMAT </w:instrText>
    </w:r>
    <w:r w:rsidR="000B21F5">
      <w:fldChar w:fldCharType="separate"/>
    </w:r>
    <w:r w:rsidR="008B1087" w:rsidRPr="008B1087">
      <w:rPr>
        <w:noProof/>
        <w:sz w:val="22"/>
      </w:rPr>
      <w:t>8</w:t>
    </w:r>
    <w:r w:rsidR="000B21F5">
      <w:rPr>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72C48" w14:textId="69B524D2" w:rsidR="004C015A" w:rsidRDefault="003B6CCC">
    <w:pPr>
      <w:tabs>
        <w:tab w:val="center" w:pos="9330"/>
      </w:tabs>
      <w:spacing w:after="0" w:line="259" w:lineRule="auto"/>
      <w:ind w:left="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58752" behindDoc="0" locked="0" layoutInCell="1" allowOverlap="1" wp14:anchorId="5DF72282" wp14:editId="3D726C65">
              <wp:simplePos x="0" y="0"/>
              <wp:positionH relativeFrom="page">
                <wp:posOffset>304800</wp:posOffset>
              </wp:positionH>
              <wp:positionV relativeFrom="page">
                <wp:posOffset>10396220</wp:posOffset>
              </wp:positionV>
              <wp:extent cx="6973570" cy="6350"/>
              <wp:effectExtent l="0" t="0" r="17780" b="12700"/>
              <wp:wrapSquare wrapText="bothSides"/>
              <wp:docPr id="4165" name="Group 37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39" name="Freeform 39"/>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40" name="Freeform 40"/>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41" name="Freeform 41"/>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00851A15" id="Group 37564" o:spid="_x0000_s1026" style="position:absolute;margin-left:24pt;margin-top:818.6pt;width:549.1pt;height:.5pt;z-index:251658752;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">
              <v:shape id="Freeform 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" path="m,l9144,r,9144l,9144,,e" fillcolor="black" strokeweight="0">
                <v:stroke joinstyle="miter"/>
                <v:path arrowok="t"/>
              </v:shape>
              <v:shape id="Freeform 40"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" path="m,l6961632,r,9144l,9144,,e" fillcolor="black" strokeweight="0">
                <v:stroke joinstyle="miter"/>
                <v:path arrowok="t"/>
              </v:shape>
              <v:shape id="Freeform 41"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" path="m,l9144,r,9144l,9144,,e" fillcolor="black" strokeweight="0">
                <v:stroke joinstyle="miter"/>
                <v:path arrowok="t"/>
              </v:shape>
              <w10:wrap type="square" anchorx="page" anchory="page"/>
            </v:group>
          </w:pict>
        </mc:Fallback>
      </mc:AlternateContent>
    </w:r>
    <w:r w:rsidR="004C015A">
      <w:rPr>
        <w:sz w:val="22"/>
        <w:vertAlign w:val="subscript"/>
      </w:rPr>
      <w:tab/>
    </w:r>
    <w:r w:rsidR="000B21F5">
      <w:fldChar w:fldCharType="begin"/>
    </w:r>
    <w:r w:rsidR="004C015A">
      <w:instrText xml:space="preserve"> PAGE   \* MERGEFORMAT </w:instrText>
    </w:r>
    <w:r w:rsidR="000B21F5">
      <w:fldChar w:fldCharType="separate"/>
    </w:r>
    <w:r w:rsidR="008B1087" w:rsidRPr="008B1087">
      <w:rPr>
        <w:noProof/>
        <w:sz w:val="22"/>
      </w:rPr>
      <w:t>9</w:t>
    </w:r>
    <w:r w:rsidR="000B21F5">
      <w:rPr>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22AEF" w14:textId="713F2893" w:rsidR="004C015A" w:rsidRDefault="003B6CCC">
    <w:pPr>
      <w:tabs>
        <w:tab w:val="center" w:pos="9330"/>
      </w:tabs>
      <w:spacing w:after="0" w:line="259" w:lineRule="auto"/>
      <w:ind w:left="0" w:firstLine="0"/>
      <w:jc w:val="left"/>
    </w:pPr>
    <w:r>
      <w:rPr>
        <w:rFonts w:ascii="Calibri" w:eastAsia="Calibri" w:hAnsi="Calibri" w:cs="Calibri"/>
        <w:noProof/>
        <w:sz w:val="22"/>
        <w:lang w:val="en-US" w:eastAsia="en-US" w:bidi="mr-IN"/>
      </w:rPr>
      <mc:AlternateContent>
        <mc:Choice Requires="wpg">
          <w:drawing>
            <wp:anchor distT="0" distB="0" distL="114300" distR="114300" simplePos="0" relativeHeight="251660800" behindDoc="0" locked="0" layoutInCell="1" allowOverlap="1" wp14:anchorId="3D43C3A5" wp14:editId="1A0948EB">
              <wp:simplePos x="0" y="0"/>
              <wp:positionH relativeFrom="page">
                <wp:posOffset>304800</wp:posOffset>
              </wp:positionH>
              <wp:positionV relativeFrom="page">
                <wp:posOffset>10396220</wp:posOffset>
              </wp:positionV>
              <wp:extent cx="6973570" cy="6350"/>
              <wp:effectExtent l="0" t="0" r="17780" b="12700"/>
              <wp:wrapSquare wrapText="bothSides"/>
              <wp:docPr id="4173" name="Group 37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45" name="Freeform 45"/>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46" name="Freeform 46"/>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47" name="Freeform 47"/>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654BF3EB" id="Group 37543" o:spid="_x0000_s1026" style="position:absolute;margin-left:24pt;margin-top:818.6pt;width:549.1pt;height:.5pt;z-index:251660800;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">
              <v:shape id="Freeform 4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" path="m,l9144,r,9144l,9144,,e" fillcolor="black" strokeweight="0">
                <v:stroke joinstyle="miter"/>
                <v:path arrowok="t"/>
              </v:shape>
              <v:shape id="Freeform 46"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" path="m,l6961632,r,9144l,9144,,e" fillcolor="black" strokeweight="0">
                <v:stroke joinstyle="miter"/>
                <v:path arrowok="t"/>
              </v:shape>
              <v:shape id="Freeform 47"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" path="m,l9144,r,9144l,9144,,e" fillcolor="black" strokeweight="0">
                <v:stroke joinstyle="miter"/>
                <v:path arrowok="t"/>
              </v:shape>
              <w10:wrap type="square" anchorx="page" anchory="page"/>
            </v:group>
          </w:pict>
        </mc:Fallback>
      </mc:AlternateContent>
    </w:r>
    <w:r w:rsidR="004C015A">
      <w:rPr>
        <w:sz w:val="22"/>
        <w:vertAlign w:val="subscript"/>
      </w:rPr>
      <w:tab/>
    </w:r>
    <w:r w:rsidR="000B21F5">
      <w:fldChar w:fldCharType="begin"/>
    </w:r>
    <w:r w:rsidR="004C015A">
      <w:instrText xml:space="preserve"> PAGE   \* MERGEFORMAT </w:instrText>
    </w:r>
    <w:r w:rsidR="000B21F5">
      <w:fldChar w:fldCharType="separate"/>
    </w:r>
    <w:r w:rsidR="004C015A">
      <w:rPr>
        <w:sz w:val="22"/>
      </w:rPr>
      <w:t>2</w:t>
    </w:r>
    <w:r w:rsidR="000B21F5">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E0E166" w14:textId="77777777" w:rsidR="0094624F" w:rsidRDefault="0094624F">
      <w:pPr>
        <w:spacing w:after="0"/>
      </w:pPr>
      <w:r>
        <w:separator/>
      </w:r>
    </w:p>
  </w:footnote>
  <w:footnote w:type="continuationSeparator" w:id="0">
    <w:p w14:paraId="742A1C7E" w14:textId="77777777" w:rsidR="0094624F" w:rsidRDefault="0094624F">
      <w:pPr>
        <w:spacing w:after="0"/>
      </w:pPr>
      <w:r>
        <w:continuationSeparator/>
      </w:r>
    </w:p>
  </w:footnote>
  <w:footnote w:type="continuationNotice" w:id="1">
    <w:p w14:paraId="5FAFAFBD" w14:textId="77777777" w:rsidR="0094624F" w:rsidRDefault="009462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F0427" w14:textId="78E209B5" w:rsidR="004C015A" w:rsidRDefault="00000000">
    <w:pPr>
      <w:spacing w:after="0" w:line="259" w:lineRule="auto"/>
      <w:ind w:left="-1241" w:right="10000" w:firstLine="0"/>
      <w:jc w:val="left"/>
    </w:pPr>
    <w:r>
      <w:rPr>
        <w:rFonts w:ascii="Calibri" w:eastAsia="Calibri" w:hAnsi="Calibri" w:cs="Calibri"/>
        <w:noProof/>
        <w:sz w:val="22"/>
        <w:lang w:val="en-US" w:eastAsia="en-US" w:bidi="mr-IN"/>
      </w:rPr>
      <w:pict w14:anchorId="35AEAE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04" o:spid="_x0000_s1126" type="#_x0000_t75" style="position:absolute;left:0;text-align:left;margin-left:0;margin-top:0;width:586.5pt;height:351pt;z-index:-251647488;mso-position-horizontal:center;mso-position-horizontal-relative:margin;mso-position-vertical:center;mso-position-vertical-relative:margin" o:allowincell="f">
          <v:imagedata r:id="rId1" o:title="OIP" gain="19661f" blacklevel="22938f"/>
          <w10:wrap anchorx="margin" anchory="margin"/>
        </v:shape>
      </w:pict>
    </w:r>
    <w:r w:rsidR="003B6CCC">
      <w:rPr>
        <w:rFonts w:ascii="Calibri" w:eastAsia="Calibri" w:hAnsi="Calibri" w:cs="Calibri"/>
        <w:noProof/>
        <w:sz w:val="22"/>
        <w:lang w:val="en-US" w:eastAsia="en-US" w:bidi="mr-IN"/>
      </w:rPr>
      <mc:AlternateContent>
        <mc:Choice Requires="wpg">
          <w:drawing>
            <wp:anchor distT="0" distB="0" distL="114300" distR="114300" simplePos="0" relativeHeight="251648512" behindDoc="0" locked="0" layoutInCell="1" allowOverlap="1" wp14:anchorId="6124279E" wp14:editId="43D2610D">
              <wp:simplePos x="0" y="0"/>
              <wp:positionH relativeFrom="page">
                <wp:posOffset>304800</wp:posOffset>
              </wp:positionH>
              <wp:positionV relativeFrom="page">
                <wp:posOffset>304800</wp:posOffset>
              </wp:positionV>
              <wp:extent cx="6973570" cy="6350"/>
              <wp:effectExtent l="0" t="0" r="17780" b="12700"/>
              <wp:wrapSquare wrapText="bothSides"/>
              <wp:docPr id="4097" name="Group 37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1" name="Freeform 1"/>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2" name="Freeform 2"/>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3" name="Freeform 3"/>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6CEA59E1" id="Group 37426" o:spid="_x0000_s1026" style="position:absolute;margin-left:24pt;margin-top:24pt;width:549.1pt;height:.5pt;z-index:251648512;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">
              <v:shape id="Freeform 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" path="m,l9144,r,9144l,9144,,e" fillcolor="black" strokeweight="0">
                <v:stroke joinstyle="miter"/>
                <v:path arrowok="t"/>
              </v:shape>
              <v:shape id="Freeform 2"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" path="m,l6961632,r,9144l,9144,,e" fillcolor="black" strokeweight="0">
                <v:stroke joinstyle="miter"/>
                <v:path arrowok="t"/>
              </v:shape>
              <v:shape id="Freeform 3"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" path="m,l9144,r,9144l,9144,,e" fillcolor="black" strokeweight="0">
                <v:stroke joinstyle="miter"/>
                <v:path arrowok="t"/>
              </v:shape>
              <w10:wrap type="square"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DFC3E" w14:textId="6E8151E3" w:rsidR="004C015A" w:rsidRDefault="00000000">
    <w:pPr>
      <w:spacing w:after="0" w:line="259" w:lineRule="auto"/>
      <w:ind w:left="-1241" w:right="10950" w:firstLine="0"/>
      <w:jc w:val="left"/>
    </w:pPr>
    <w:r>
      <w:rPr>
        <w:rFonts w:ascii="Calibri" w:eastAsia="Calibri" w:hAnsi="Calibri" w:cs="Calibri"/>
        <w:noProof/>
        <w:sz w:val="22"/>
        <w:lang w:val="en-US" w:eastAsia="en-US" w:bidi="mr-IN"/>
      </w:rPr>
      <w:pict w14:anchorId="5A7528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13" o:spid="_x0000_s1135" type="#_x0000_t75" style="position:absolute;left:0;text-align:left;margin-left:0;margin-top:0;width:586.5pt;height:351pt;z-index:-251638272;mso-position-horizontal:center;mso-position-horizontal-relative:margin;mso-position-vertical:center;mso-position-vertical-relative:margin" o:allowincell="f">
          <v:imagedata r:id="rId1" o:title="OIP" gain="19661f" blacklevel="22938f"/>
          <w10:wrap anchorx="margin" anchory="margin"/>
        </v:shape>
      </w:pict>
    </w:r>
    <w:r w:rsidR="003B6CCC">
      <w:rPr>
        <w:rFonts w:ascii="Calibri" w:eastAsia="Calibri" w:hAnsi="Calibri" w:cs="Calibri"/>
        <w:noProof/>
        <w:sz w:val="22"/>
        <w:lang w:val="en-US" w:eastAsia="en-US" w:bidi="mr-IN"/>
      </w:rPr>
      <mc:AlternateContent>
        <mc:Choice Requires="wpg">
          <w:drawing>
            <wp:anchor distT="0" distB="0" distL="114300" distR="114300" simplePos="0" relativeHeight="251661824" behindDoc="0" locked="0" layoutInCell="1" allowOverlap="1" wp14:anchorId="28FC75C5" wp14:editId="234378E3">
              <wp:simplePos x="0" y="0"/>
              <wp:positionH relativeFrom="page">
                <wp:posOffset>304800</wp:posOffset>
              </wp:positionH>
              <wp:positionV relativeFrom="page">
                <wp:posOffset>304800</wp:posOffset>
              </wp:positionV>
              <wp:extent cx="6973570" cy="6350"/>
              <wp:effectExtent l="0" t="0" r="17780" b="12700"/>
              <wp:wrapSquare wrapText="bothSides"/>
              <wp:docPr id="4177" name="Group 37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54" name="Freeform 54"/>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55" name="Freeform 55"/>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56" name="Freeform 56"/>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78B51DB4" id="Group 37706" o:spid="_x0000_s1026" style="position:absolute;margin-left:24pt;margin-top:24pt;width:549.1pt;height:.5pt;z-index:251661824;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">
              <v:shape id="Freeform 5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" path="m,l9144,r,9144l,9144,,e" fillcolor="black" strokeweight="0">
                <v:stroke joinstyle="miter"/>
                <v:path arrowok="t"/>
              </v:shape>
              <v:shape id="Freeform 55"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" path="m,l6961632,r,9144l,9144,,e" fillcolor="black" strokeweight="0">
                <v:stroke joinstyle="miter"/>
                <v:path arrowok="t"/>
              </v:shape>
              <v:shape id="Freeform 56"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" path="m,l9144,r,9144l,9144,,e" fillcolor="black" strokeweight="0">
                <v:stroke joinstyle="miter"/>
                <v:path arrowok="t"/>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26AD3" w14:textId="5797CFF4" w:rsidR="004C015A" w:rsidRDefault="00000000">
    <w:pPr>
      <w:spacing w:after="0" w:line="259" w:lineRule="auto"/>
      <w:ind w:left="-1241" w:right="10950" w:firstLine="0"/>
      <w:jc w:val="left"/>
    </w:pPr>
    <w:r>
      <w:rPr>
        <w:rFonts w:ascii="Calibri" w:eastAsia="Calibri" w:hAnsi="Calibri" w:cs="Calibri"/>
        <w:noProof/>
        <w:sz w:val="22"/>
        <w:lang w:val="en-US" w:eastAsia="en-US" w:bidi="mr-IN"/>
      </w:rPr>
      <w:pict w14:anchorId="2C32A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14" o:spid="_x0000_s1136" type="#_x0000_t75" style="position:absolute;left:0;text-align:left;margin-left:0;margin-top:0;width:586.5pt;height:351pt;z-index:-251637248;mso-position-horizontal:center;mso-position-horizontal-relative:margin;mso-position-vertical:center;mso-position-vertical-relative:margin" o:allowincell="f">
          <v:imagedata r:id="rId1" o:title="OIP" gain="19661f" blacklevel="22938f"/>
          <w10:wrap anchorx="margin" anchory="margin"/>
        </v:shape>
      </w:pict>
    </w:r>
    <w:r w:rsidR="003B6CCC">
      <w:rPr>
        <w:rFonts w:ascii="Calibri" w:eastAsia="Calibri" w:hAnsi="Calibri" w:cs="Calibri"/>
        <w:noProof/>
        <w:sz w:val="22"/>
        <w:lang w:val="en-US" w:eastAsia="en-US" w:bidi="mr-IN"/>
      </w:rPr>
      <mc:AlternateContent>
        <mc:Choice Requires="wpg">
          <w:drawing>
            <wp:anchor distT="0" distB="0" distL="114300" distR="114300" simplePos="0" relativeHeight="251662848" behindDoc="0" locked="0" layoutInCell="1" allowOverlap="1" wp14:anchorId="1E3C9294" wp14:editId="611AAE26">
              <wp:simplePos x="0" y="0"/>
              <wp:positionH relativeFrom="page">
                <wp:posOffset>304800</wp:posOffset>
              </wp:positionH>
              <wp:positionV relativeFrom="page">
                <wp:posOffset>304800</wp:posOffset>
              </wp:positionV>
              <wp:extent cx="6973570" cy="6350"/>
              <wp:effectExtent l="0" t="0" r="17780" b="12700"/>
              <wp:wrapSquare wrapText="bothSides"/>
              <wp:docPr id="4181" name="Group 37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57" name="Freeform 57"/>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58" name="Freeform 58"/>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59" name="Freeform 59"/>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1A7E699D" id="Group 37685" o:spid="_x0000_s1026" style="position:absolute;margin-left:24pt;margin-top:24pt;width:549.1pt;height:.5pt;z-index:251662848;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">
              <v:shape id="Freeform 5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" path="m,l9144,r,9144l,9144,,e" fillcolor="black" strokeweight="0">
                <v:stroke joinstyle="miter"/>
                <v:path arrowok="t"/>
              </v:shape>
              <v:shape id="Freeform 58"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" path="m,l6961632,r,9144l,9144,,e" fillcolor="black" strokeweight="0">
                <v:stroke joinstyle="miter"/>
                <v:path arrowok="t"/>
              </v:shape>
              <v:shape id="Freeform 59"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" path="m,l9144,r,9144l,9144,,e" fillcolor="black" strokeweight="0">
                <v:stroke joinstyle="miter"/>
                <v:path arrowok="t"/>
              </v:shape>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5962B" w14:textId="27CD18E2" w:rsidR="004C015A" w:rsidRDefault="00000000">
    <w:pPr>
      <w:spacing w:after="0" w:line="259" w:lineRule="auto"/>
      <w:ind w:left="-1241" w:right="10950" w:firstLine="0"/>
      <w:jc w:val="left"/>
    </w:pPr>
    <w:r>
      <w:rPr>
        <w:rFonts w:ascii="Calibri" w:eastAsia="Calibri" w:hAnsi="Calibri" w:cs="Calibri"/>
        <w:noProof/>
        <w:sz w:val="22"/>
        <w:lang w:val="en-US" w:eastAsia="en-US" w:bidi="mr-IN"/>
      </w:rPr>
      <w:pict w14:anchorId="5767F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12" o:spid="_x0000_s1134" type="#_x0000_t75" style="position:absolute;left:0;text-align:left;margin-left:0;margin-top:0;width:586.5pt;height:351pt;z-index:-251639296;mso-position-horizontal:center;mso-position-horizontal-relative:margin;mso-position-vertical:center;mso-position-vertical-relative:margin" o:allowincell="f">
          <v:imagedata r:id="rId1" o:title="OIP" gain="19661f" blacklevel="22938f"/>
          <w10:wrap anchorx="margin" anchory="margin"/>
        </v:shape>
      </w:pict>
    </w:r>
    <w:r w:rsidR="003B6CCC">
      <w:rPr>
        <w:rFonts w:ascii="Calibri" w:eastAsia="Calibri" w:hAnsi="Calibri" w:cs="Calibri"/>
        <w:noProof/>
        <w:sz w:val="22"/>
        <w:lang w:val="en-US" w:eastAsia="en-US" w:bidi="mr-IN"/>
      </w:rPr>
      <mc:AlternateContent>
        <mc:Choice Requires="wpg">
          <w:drawing>
            <wp:anchor distT="0" distB="0" distL="114300" distR="114300" simplePos="0" relativeHeight="251665920" behindDoc="0" locked="0" layoutInCell="1" allowOverlap="1" wp14:anchorId="78B39B54" wp14:editId="408E2277">
              <wp:simplePos x="0" y="0"/>
              <wp:positionH relativeFrom="page">
                <wp:posOffset>304800</wp:posOffset>
              </wp:positionH>
              <wp:positionV relativeFrom="page">
                <wp:posOffset>304800</wp:posOffset>
              </wp:positionV>
              <wp:extent cx="6973570" cy="6350"/>
              <wp:effectExtent l="0" t="0" r="17780" b="12700"/>
              <wp:wrapSquare wrapText="bothSides"/>
              <wp:docPr id="4193" name="Group 37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66" name="Freeform 66"/>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67" name="Freeform 67"/>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68" name="Freeform 68"/>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71525342" id="Group 37664" o:spid="_x0000_s1026" style="position:absolute;margin-left:24pt;margin-top:24pt;width:549.1pt;height:.5pt;z-index:251665920;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">
              <v:shape id="Freeform 6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" path="m,l9144,r,9144l,9144,,e" fillcolor="black" strokeweight="0">
                <v:stroke joinstyle="miter"/>
                <v:path arrowok="t"/>
              </v:shape>
              <v:shape id="Freeform 67"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" path="m,l6961632,r,9144l,9144,,e" fillcolor="black" strokeweight="0">
                <v:stroke joinstyle="miter"/>
                <v:path arrowok="t"/>
              </v:shape>
              <v:shape id="Freeform 68"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" path="m,l9144,r,9144l,9144,,e" fillcolor="black" strokeweight="0">
                <v:stroke joinstyle="miter"/>
                <v:path arrowok="t"/>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65C5C" w14:textId="155C31B9" w:rsidR="004C015A" w:rsidRDefault="00000000">
    <w:pPr>
      <w:spacing w:after="0" w:line="259" w:lineRule="auto"/>
      <w:ind w:left="-1241" w:right="10000" w:firstLine="0"/>
      <w:jc w:val="left"/>
    </w:pPr>
    <w:r>
      <w:rPr>
        <w:rFonts w:ascii="Calibri" w:eastAsia="Calibri" w:hAnsi="Calibri" w:cs="Calibri"/>
        <w:noProof/>
        <w:sz w:val="22"/>
        <w:lang w:val="en-US" w:eastAsia="en-US" w:bidi="mr-IN"/>
      </w:rPr>
      <w:pict w14:anchorId="0CEEE7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05" o:spid="_x0000_s1127" type="#_x0000_t75" style="position:absolute;left:0;text-align:left;margin-left:0;margin-top:0;width:586.5pt;height:351pt;z-index:-251646464;mso-position-horizontal:center;mso-position-horizontal-relative:margin;mso-position-vertical:center;mso-position-vertical-relative:margin" o:allowincell="f">
          <v:imagedata r:id="rId1" o:title="OIP" gain="19661f" blacklevel="22938f"/>
          <w10:wrap anchorx="margin" anchory="margin"/>
        </v:shape>
      </w:pict>
    </w:r>
    <w:r w:rsidR="003B6CCC">
      <w:rPr>
        <w:rFonts w:ascii="Calibri" w:eastAsia="Calibri" w:hAnsi="Calibri" w:cs="Calibri"/>
        <w:noProof/>
        <w:sz w:val="22"/>
        <w:lang w:val="en-US" w:eastAsia="en-US" w:bidi="mr-IN"/>
      </w:rPr>
      <mc:AlternateContent>
        <mc:Choice Requires="wpg">
          <w:drawing>
            <wp:anchor distT="0" distB="0" distL="114300" distR="114300" simplePos="0" relativeHeight="251649536" behindDoc="0" locked="0" layoutInCell="1" allowOverlap="1" wp14:anchorId="74C046BD" wp14:editId="0DB93613">
              <wp:simplePos x="0" y="0"/>
              <wp:positionH relativeFrom="page">
                <wp:posOffset>304800</wp:posOffset>
              </wp:positionH>
              <wp:positionV relativeFrom="page">
                <wp:posOffset>304800</wp:posOffset>
              </wp:positionV>
              <wp:extent cx="6973570" cy="6350"/>
              <wp:effectExtent l="0" t="0" r="17780" b="12700"/>
              <wp:wrapSquare wrapText="bothSides"/>
              <wp:docPr id="4101" name="Group 3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4" name="Freeform 4"/>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5" name="Freeform 5"/>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6" name="Freeform 6"/>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5CAC4D81" id="Group 37410" o:spid="_x0000_s1026" style="position:absolute;margin-left:24pt;margin-top:24pt;width:549.1pt;height:.5pt;z-index:251649536;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">
              <v:shape id="Freeform 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" path="m,l9144,r,9144l,9144,,e" fillcolor="black" strokeweight="0">
                <v:stroke joinstyle="miter"/>
                <v:path arrowok="t"/>
              </v:shape>
              <v:shape id="Freeform 5"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" path="m,l6961632,r,9144l,9144,,e" fillcolor="black" strokeweight="0">
                <v:stroke joinstyle="miter"/>
                <v:path arrowok="t"/>
              </v:shape>
              <v:shape id="Freeform 6"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" path="m,l9144,r,9144l,9144,,e" fillcolor="black" strokeweight="0">
                <v:stroke joinstyle="miter"/>
                <v:path arrowok="t"/>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92A41" w14:textId="2AA38EC1" w:rsidR="004C015A" w:rsidRDefault="00000000">
    <w:pPr>
      <w:spacing w:after="0" w:line="259" w:lineRule="auto"/>
      <w:ind w:left="-1241" w:right="10000" w:firstLine="0"/>
      <w:jc w:val="left"/>
    </w:pPr>
    <w:r>
      <w:rPr>
        <w:rFonts w:ascii="Calibri" w:eastAsia="Calibri" w:hAnsi="Calibri" w:cs="Calibri"/>
        <w:noProof/>
        <w:sz w:val="22"/>
        <w:lang w:val="en-US" w:eastAsia="en-US" w:bidi="mr-IN"/>
      </w:rPr>
      <w:pict w14:anchorId="6F342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03" o:spid="_x0000_s1125" type="#_x0000_t75" style="position:absolute;left:0;text-align:left;margin-left:0;margin-top:0;width:586.5pt;height:351pt;z-index:-251648512;mso-position-horizontal:center;mso-position-horizontal-relative:margin;mso-position-vertical:center;mso-position-vertical-relative:margin" o:allowincell="f">
          <v:imagedata r:id="rId1" o:title="OIP" gain="19661f" blacklevel="22938f"/>
          <w10:wrap anchorx="margin" anchory="margin"/>
        </v:shape>
      </w:pict>
    </w:r>
    <w:r w:rsidR="003B6CCC">
      <w:rPr>
        <w:rFonts w:ascii="Calibri" w:eastAsia="Calibri" w:hAnsi="Calibri" w:cs="Calibri"/>
        <w:noProof/>
        <w:sz w:val="22"/>
        <w:lang w:val="en-US" w:eastAsia="en-US" w:bidi="mr-IN"/>
      </w:rPr>
      <mc:AlternateContent>
        <mc:Choice Requires="wpg">
          <w:drawing>
            <wp:anchor distT="0" distB="0" distL="114300" distR="114300" simplePos="0" relativeHeight="251652608" behindDoc="0" locked="0" layoutInCell="1" allowOverlap="1" wp14:anchorId="24F0E15F" wp14:editId="3558CC54">
              <wp:simplePos x="0" y="0"/>
              <wp:positionH relativeFrom="page">
                <wp:posOffset>304800</wp:posOffset>
              </wp:positionH>
              <wp:positionV relativeFrom="page">
                <wp:posOffset>304800</wp:posOffset>
              </wp:positionV>
              <wp:extent cx="6973570" cy="6350"/>
              <wp:effectExtent l="0" t="0" r="17780" b="12700"/>
              <wp:wrapSquare wrapText="bothSides"/>
              <wp:docPr id="4113" name="Group 37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13" name="Freeform 13"/>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14" name="Freeform 14"/>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15" name="Freeform 15"/>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0EF9A037" id="Group 37394" o:spid="_x0000_s1026" style="position:absolute;margin-left:24pt;margin-top:24pt;width:549.1pt;height:.5pt;z-index:251652608;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">
              <v:shape id="Freeform 1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" path="m,l9144,r,9144l,9144,,e" fillcolor="black" strokeweight="0">
                <v:stroke joinstyle="miter"/>
                <v:path arrowok="t"/>
              </v:shape>
              <v:shape id="Freeform 14"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" path="m,l6961632,r,9144l,9144,,e" fillcolor="black" strokeweight="0">
                <v:stroke joinstyle="miter"/>
                <v:path arrowok="t"/>
              </v:shape>
              <v:shape id="Freeform 15"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" path="m,l9144,r,9144l,9144,,e" fillcolor="black" strokeweight="0">
                <v:stroke joinstyle="miter"/>
                <v:path arrowok="t"/>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1D1CF" w14:textId="62A1652D" w:rsidR="004C015A" w:rsidRDefault="00000000">
    <w:pPr>
      <w:spacing w:after="0" w:line="259" w:lineRule="auto"/>
      <w:ind w:left="-1241" w:right="10748" w:firstLine="0"/>
      <w:jc w:val="left"/>
    </w:pPr>
    <w:r>
      <w:rPr>
        <w:rFonts w:ascii="Calibri" w:eastAsia="Calibri" w:hAnsi="Calibri" w:cs="Calibri"/>
        <w:noProof/>
        <w:sz w:val="22"/>
        <w:lang w:val="en-US" w:eastAsia="en-US" w:bidi="mr-IN"/>
      </w:rPr>
      <w:pict w14:anchorId="102952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07" o:spid="_x0000_s1129" type="#_x0000_t75" style="position:absolute;left:0;text-align:left;margin-left:0;margin-top:0;width:586.5pt;height:351pt;z-index:-251644416;mso-position-horizontal:center;mso-position-horizontal-relative:margin;mso-position-vertical:center;mso-position-vertical-relative:margin" o:allowincell="f">
          <v:imagedata r:id="rId1" o:title="OIP" gain="19661f" blacklevel="22938f"/>
          <w10:wrap anchorx="margin" anchory="margin"/>
        </v:shape>
      </w:pict>
    </w:r>
    <w:r w:rsidR="003B6CCC">
      <w:rPr>
        <w:rFonts w:ascii="Calibri" w:eastAsia="Calibri" w:hAnsi="Calibri" w:cs="Calibri"/>
        <w:noProof/>
        <w:sz w:val="22"/>
        <w:lang w:val="en-US" w:eastAsia="en-US" w:bidi="mr-IN"/>
      </w:rPr>
      <mc:AlternateContent>
        <mc:Choice Requires="wpg">
          <w:drawing>
            <wp:anchor distT="0" distB="0" distL="114300" distR="114300" simplePos="0" relativeHeight="251653632" behindDoc="0" locked="0" layoutInCell="1" allowOverlap="1" wp14:anchorId="29DE55A5" wp14:editId="106DE2C5">
              <wp:simplePos x="0" y="0"/>
              <wp:positionH relativeFrom="page">
                <wp:posOffset>304800</wp:posOffset>
              </wp:positionH>
              <wp:positionV relativeFrom="page">
                <wp:posOffset>304800</wp:posOffset>
              </wp:positionV>
              <wp:extent cx="6973570" cy="6350"/>
              <wp:effectExtent l="0" t="0" r="17780" b="12700"/>
              <wp:wrapSquare wrapText="bothSides"/>
              <wp:docPr id="4145" name="Group 37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22" name="Freeform 22"/>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23" name="Freeform 23"/>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24" name="Freeform 24"/>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5692A6BE" id="Group 37508" o:spid="_x0000_s1026" style="position:absolute;margin-left:24pt;margin-top:24pt;width:549.1pt;height:.5pt;z-index:251653632;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">
              <v:shape id="Freeform 2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" path="m,l9144,r,9144l,9144,,e" fillcolor="black" strokeweight="0">
                <v:stroke joinstyle="miter"/>
                <v:path arrowok="t"/>
              </v:shape>
              <v:shape id="Freeform 23"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" path="m,l6961632,r,9144l,9144,,e" fillcolor="black" strokeweight="0">
                <v:stroke joinstyle="miter"/>
                <v:path arrowok="t"/>
              </v:shape>
              <v:shape id="Freeform 24"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" path="m,l9144,r,9144l,9144,,e" fillcolor="black" strokeweight="0">
                <v:stroke joinstyle="miter"/>
                <v:path arrowok="t"/>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1AA76" w14:textId="1C445895" w:rsidR="004C015A" w:rsidRDefault="00000000">
    <w:pPr>
      <w:spacing w:after="160" w:line="259" w:lineRule="auto"/>
      <w:ind w:left="0" w:firstLine="0"/>
      <w:jc w:val="left"/>
    </w:pPr>
    <w:r>
      <w:rPr>
        <w:noProof/>
      </w:rPr>
      <w:pict w14:anchorId="050719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08" o:spid="_x0000_s1130" type="#_x0000_t75" style="position:absolute;margin-left:0;margin-top:0;width:586.5pt;height:351pt;z-index:-251643392;mso-position-horizontal:center;mso-position-horizontal-relative:margin;mso-position-vertical:center;mso-position-vertical-relative:margin" o:allowincell="f">
          <v:imagedata r:id="rId1" o:title="OIP"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2DC8A" w14:textId="44450FB9" w:rsidR="004C015A" w:rsidRDefault="00000000">
    <w:pPr>
      <w:spacing w:after="160" w:line="259" w:lineRule="auto"/>
      <w:ind w:left="0" w:firstLine="0"/>
      <w:jc w:val="left"/>
    </w:pPr>
    <w:r>
      <w:rPr>
        <w:noProof/>
      </w:rPr>
      <w:pict w14:anchorId="2878F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06" o:spid="_x0000_s1128" type="#_x0000_t75" style="position:absolute;margin-left:0;margin-top:0;width:586.5pt;height:351pt;z-index:-251645440;mso-position-horizontal:center;mso-position-horizontal-relative:margin;mso-position-vertical:center;mso-position-vertical-relative:margin" o:allowincell="f">
          <v:imagedata r:id="rId1" o:title="OIP"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58C2E" w14:textId="5764C1FE" w:rsidR="004C015A" w:rsidRDefault="00000000">
    <w:pPr>
      <w:spacing w:after="0" w:line="259" w:lineRule="auto"/>
      <w:ind w:left="-1241" w:right="10950" w:firstLine="0"/>
      <w:jc w:val="left"/>
    </w:pPr>
    <w:r>
      <w:rPr>
        <w:rFonts w:ascii="Calibri" w:eastAsia="Calibri" w:hAnsi="Calibri" w:cs="Calibri"/>
        <w:noProof/>
        <w:sz w:val="22"/>
        <w:lang w:val="en-US" w:eastAsia="en-US" w:bidi="mr-IN"/>
      </w:rPr>
      <w:pict w14:anchorId="71ED5A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10" o:spid="_x0000_s1132" type="#_x0000_t75" style="position:absolute;left:0;text-align:left;margin-left:0;margin-top:0;width:586.5pt;height:351pt;z-index:-251641344;mso-position-horizontal:center;mso-position-horizontal-relative:margin;mso-position-vertical:center;mso-position-vertical-relative:margin" o:allowincell="f">
          <v:imagedata r:id="rId1" o:title="OIP" gain="19661f" blacklevel="22938f"/>
          <w10:wrap anchorx="margin" anchory="margin"/>
        </v:shape>
      </w:pict>
    </w:r>
    <w:r w:rsidR="003B6CCC">
      <w:rPr>
        <w:rFonts w:ascii="Calibri" w:eastAsia="Calibri" w:hAnsi="Calibri" w:cs="Calibri"/>
        <w:noProof/>
        <w:sz w:val="22"/>
        <w:lang w:val="en-US" w:eastAsia="en-US" w:bidi="mr-IN"/>
      </w:rPr>
      <mc:AlternateContent>
        <mc:Choice Requires="wpg">
          <w:drawing>
            <wp:anchor distT="0" distB="0" distL="114300" distR="114300" simplePos="0" relativeHeight="251655680" behindDoc="0" locked="0" layoutInCell="1" allowOverlap="1" wp14:anchorId="12517F04" wp14:editId="679B99B6">
              <wp:simplePos x="0" y="0"/>
              <wp:positionH relativeFrom="page">
                <wp:posOffset>304800</wp:posOffset>
              </wp:positionH>
              <wp:positionV relativeFrom="page">
                <wp:posOffset>304800</wp:posOffset>
              </wp:positionV>
              <wp:extent cx="6973570" cy="6350"/>
              <wp:effectExtent l="0" t="0" r="17780" b="12700"/>
              <wp:wrapSquare wrapText="bothSides"/>
              <wp:docPr id="4153" name="Group 37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30" name="Freeform 30"/>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31" name="Freeform 31"/>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32" name="Freeform 32"/>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163BA7A1" id="Group 37572" o:spid="_x0000_s1026" style="position:absolute;margin-left:24pt;margin-top:24pt;width:549.1pt;height:.5pt;z-index:251655680;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">
              <v:shape id="Freeform 3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" path="m,l9144,r,9144l,9144,,e" fillcolor="black" strokeweight="0">
                <v:stroke joinstyle="miter"/>
                <v:path arrowok="t"/>
              </v:shape>
              <v:shape id="Freeform 31"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" path="m,l6961632,r,9144l,9144,,e" fillcolor="black" strokeweight="0">
                <v:stroke joinstyle="miter"/>
                <v:path arrowok="t"/>
              </v:shape>
              <v:shape id="Freeform 32"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" path="m,l9144,r,9144l,9144,,e" fillcolor="black" strokeweight="0">
                <v:stroke joinstyle="miter"/>
                <v:path arrowok="t"/>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84769" w14:textId="3FA02201" w:rsidR="004C015A" w:rsidRDefault="00000000">
    <w:pPr>
      <w:spacing w:after="0" w:line="259" w:lineRule="auto"/>
      <w:ind w:left="-1241" w:right="10950" w:firstLine="0"/>
      <w:jc w:val="left"/>
    </w:pPr>
    <w:r>
      <w:rPr>
        <w:rFonts w:ascii="Calibri" w:eastAsia="Calibri" w:hAnsi="Calibri" w:cs="Calibri"/>
        <w:noProof/>
        <w:sz w:val="22"/>
        <w:lang w:val="en-US" w:eastAsia="en-US" w:bidi="mr-IN"/>
      </w:rPr>
      <w:pict w14:anchorId="688B7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11" o:spid="_x0000_s1133" type="#_x0000_t75" style="position:absolute;left:0;text-align:left;margin-left:0;margin-top:0;width:586.5pt;height:351pt;z-index:-251640320;mso-position-horizontal:center;mso-position-horizontal-relative:margin;mso-position-vertical:center;mso-position-vertical-relative:margin" o:allowincell="f">
          <v:imagedata r:id="rId1" o:title="OIP" gain="19661f" blacklevel="22938f"/>
          <w10:wrap anchorx="margin" anchory="margin"/>
        </v:shape>
      </w:pict>
    </w:r>
    <w:r w:rsidR="003B6CCC">
      <w:rPr>
        <w:rFonts w:ascii="Calibri" w:eastAsia="Calibri" w:hAnsi="Calibri" w:cs="Calibri"/>
        <w:noProof/>
        <w:sz w:val="22"/>
        <w:lang w:val="en-US" w:eastAsia="en-US" w:bidi="mr-IN"/>
      </w:rPr>
      <mc:AlternateContent>
        <mc:Choice Requires="wpg">
          <w:drawing>
            <wp:anchor distT="0" distB="0" distL="114300" distR="114300" simplePos="0" relativeHeight="251656704" behindDoc="0" locked="0" layoutInCell="1" allowOverlap="1" wp14:anchorId="34AE1EE9" wp14:editId="2A349E0D">
              <wp:simplePos x="0" y="0"/>
              <wp:positionH relativeFrom="page">
                <wp:posOffset>304800</wp:posOffset>
              </wp:positionH>
              <wp:positionV relativeFrom="page">
                <wp:posOffset>304800</wp:posOffset>
              </wp:positionV>
              <wp:extent cx="6973570" cy="6350"/>
              <wp:effectExtent l="0" t="0" r="17780" b="12700"/>
              <wp:wrapSquare wrapText="bothSides"/>
              <wp:docPr id="4157" name="Group 37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33" name="Freeform 33"/>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34" name="Freeform 34"/>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35" name="Freeform 35"/>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29F42E01" id="Group 37551" o:spid="_x0000_s1026" style="position:absolute;margin-left:24pt;margin-top:24pt;width:549.1pt;height:.5pt;z-index:251656704;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">
              <v:shape id="Freeform 3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" path="m,l9144,r,9144l,9144,,e" fillcolor="black" strokeweight="0">
                <v:stroke joinstyle="miter"/>
                <v:path arrowok="t"/>
              </v:shape>
              <v:shape id="Freeform 34"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" path="m,l6961632,r,9144l,9144,,e" fillcolor="black" strokeweight="0">
                <v:stroke joinstyle="miter"/>
                <v:path arrowok="t"/>
              </v:shape>
              <v:shape id="Freeform 35"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" path="m,l9144,r,9144l,9144,,e" fillcolor="black" strokeweight="0">
                <v:stroke joinstyle="miter"/>
                <v:path arrowok="t"/>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5CA7B" w14:textId="72ED8EC4" w:rsidR="004C015A" w:rsidRDefault="00000000">
    <w:pPr>
      <w:spacing w:after="0" w:line="259" w:lineRule="auto"/>
      <w:ind w:left="-1241" w:right="10950" w:firstLine="0"/>
      <w:jc w:val="left"/>
    </w:pPr>
    <w:r>
      <w:rPr>
        <w:rFonts w:ascii="Calibri" w:eastAsia="Calibri" w:hAnsi="Calibri" w:cs="Calibri"/>
        <w:noProof/>
        <w:sz w:val="22"/>
        <w:lang w:val="en-US" w:eastAsia="en-US" w:bidi="mr-IN"/>
      </w:rPr>
      <w:pict w14:anchorId="4F7F4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208209" o:spid="_x0000_s1131" type="#_x0000_t75" style="position:absolute;left:0;text-align:left;margin-left:0;margin-top:0;width:586.5pt;height:351pt;z-index:-251642368;mso-position-horizontal:center;mso-position-horizontal-relative:margin;mso-position-vertical:center;mso-position-vertical-relative:margin" o:allowincell="f">
          <v:imagedata r:id="rId1" o:title="OIP" gain="19661f" blacklevel="22938f"/>
          <w10:wrap anchorx="margin" anchory="margin"/>
        </v:shape>
      </w:pict>
    </w:r>
    <w:r w:rsidR="003B6CCC">
      <w:rPr>
        <w:rFonts w:ascii="Calibri" w:eastAsia="Calibri" w:hAnsi="Calibri" w:cs="Calibri"/>
        <w:noProof/>
        <w:sz w:val="22"/>
        <w:lang w:val="en-US" w:eastAsia="en-US" w:bidi="mr-IN"/>
      </w:rPr>
      <mc:AlternateContent>
        <mc:Choice Requires="wpg">
          <w:drawing>
            <wp:anchor distT="0" distB="0" distL="114300" distR="114300" simplePos="0" relativeHeight="251659776" behindDoc="0" locked="0" layoutInCell="1" allowOverlap="1" wp14:anchorId="605879C1" wp14:editId="173BF9DF">
              <wp:simplePos x="0" y="0"/>
              <wp:positionH relativeFrom="page">
                <wp:posOffset>304800</wp:posOffset>
              </wp:positionH>
              <wp:positionV relativeFrom="page">
                <wp:posOffset>304800</wp:posOffset>
              </wp:positionV>
              <wp:extent cx="6973570" cy="6350"/>
              <wp:effectExtent l="0" t="0" r="17780" b="12700"/>
              <wp:wrapSquare wrapText="bothSides"/>
              <wp:docPr id="4169" name="Group 37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3570" cy="6350"/>
                        <a:chOff x="0" y="0"/>
                        <a:chExt cx="6973824" cy="6096"/>
                      </a:xfrm>
                    </wpg:grpSpPr>
                    <wps:wsp>
                      <wps:cNvPr id="42" name="Freeform 42"/>
                      <wps:cNvSpPr/>
                      <wps:spPr>
                        <a:xfrm>
                          <a:off x="0"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s:wsp>
                      <wps:cNvPr id="43" name="Freeform 43"/>
                      <wps:cNvSpPr/>
                      <wps:spPr>
                        <a:xfrm>
                          <a:off x="6096" y="0"/>
                          <a:ext cx="6961632" cy="9144"/>
                        </a:xfrm>
                        <a:custGeom>
                          <a:avLst/>
                          <a:gdLst/>
                          <a:ahLst/>
                          <a:cxnLst/>
                          <a:rect l="l" t="t" r="r" b="b"/>
                          <a:pathLst>
                            <a:path w="6961632" h="9144">
                              <a:moveTo>
                                <a:pt x="0" y="0"/>
                              </a:moveTo>
                              <a:lnTo>
                                <a:pt x="6961632" y="0"/>
                              </a:lnTo>
                              <a:lnTo>
                                <a:pt x="6961632" y="9144"/>
                              </a:lnTo>
                              <a:lnTo>
                                <a:pt x="0" y="9144"/>
                              </a:lnTo>
                              <a:lnTo>
                                <a:pt x="0" y="0"/>
                              </a:lnTo>
                            </a:path>
                          </a:pathLst>
                        </a:custGeom>
                        <a:solidFill>
                          <a:srgbClr val="000000"/>
                        </a:solidFill>
                        <a:ln w="0" cap="flat" cmpd="sng">
                          <a:solidFill>
                            <a:srgbClr val="000000"/>
                          </a:solidFill>
                          <a:prstDash val="solid"/>
                          <a:miter/>
                        </a:ln>
                      </wps:spPr>
                      <wps:bodyPr/>
                    </wps:wsp>
                    <wps:wsp>
                      <wps:cNvPr id="44" name="Freeform 44"/>
                      <wps:cNvSpPr/>
                      <wps:spPr>
                        <a:xfrm>
                          <a:off x="6967728" y="0"/>
                          <a:ext cx="9144" cy="9144"/>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cap="flat" cmpd="sng">
                          <a:solidFill>
                            <a:srgbClr val="000000"/>
                          </a:solidFill>
                          <a:prstDash val="solid"/>
                          <a:miter/>
                        </a:ln>
                      </wps:spPr>
                      <wps:bodyPr/>
                    </wps:wsp>
                  </wpg:wgp>
                </a:graphicData>
              </a:graphic>
              <wp14:sizeRelH relativeFrom="page">
                <wp14:pctWidth>0</wp14:pctWidth>
              </wp14:sizeRelH>
              <wp14:sizeRelV relativeFrom="page">
                <wp14:pctHeight>0</wp14:pctHeight>
              </wp14:sizeRelV>
            </wp:anchor>
          </w:drawing>
        </mc:Choice>
        <mc:Fallback>
          <w:pict>
            <v:group w14:anchorId="6D7819CF" id="Group 37530" o:spid="_x0000_s1026" style="position:absolute;margin-left:24pt;margin-top:24pt;width:549.1pt;height:.5pt;z-index:251659776;mso-position-horizontal-relative:page;mso-position-vertical-relative:page" coordsize="69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">
              <v:shape id="Freeform 4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" path="m,l9144,r,9144l,9144,,e" fillcolor="black" strokeweight="0">
                <v:stroke joinstyle="miter"/>
                <v:path arrowok="t"/>
              </v:shape>
              <v:shape id="Freeform 43" o:spid="_x0000_s1028" style="position:absolute;left:60;width:69617;height:91;visibility:visible;mso-wrap-style:square;v-text-anchor:top" coordsize="6961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" path="m,l6961632,r,9144l,9144,,e" fillcolor="black" strokeweight="0">
                <v:stroke joinstyle="miter"/>
                <v:path arrowok="t"/>
              </v:shape>
              <v:shape id="Freeform 44" o:spid="_x0000_s1029" style="position:absolute;left:696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" path="m,l9144,r,9144l,9144,,e" fillcolor="black" strokeweight="0">
                <v:stroke joinstyle="miter"/>
                <v:path arrowok="t"/>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6"/>
    <w:multiLevelType w:val="multilevel"/>
    <w:tmpl w:val="00000006"/>
    <w:lvl w:ilvl="0">
      <w:start w:val="1"/>
      <w:numFmt w:val="decimal"/>
      <w:lvlText w:val="%1"/>
      <w:lvlJc w:val="left"/>
      <w:pPr>
        <w:ind w:left="1744"/>
      </w:pPr>
      <w:rPr>
        <w:rFonts w:ascii="Times New Roman" w:eastAsia="Times New Roman" w:hAnsi="Times New Roman" w:cs="Times New Roman"/>
        <w:b/>
        <w:bCs/>
        <w:i w:val="0"/>
        <w:color w:val="000000"/>
        <w:sz w:val="24"/>
        <w:szCs w:val="24"/>
        <w:u w:val="none" w:color="000000"/>
        <w:shd w:val="clear" w:color="auto" w:fill="auto"/>
        <w:vertAlign w:val="baseline"/>
      </w:rPr>
    </w:lvl>
    <w:lvl w:ilvl="1">
      <w:start w:val="1"/>
      <w:numFmt w:val="decimal"/>
      <w:lvlText w:val="%1.%2"/>
      <w:lvlJc w:val="left"/>
      <w:pPr>
        <w:ind w:left="1629"/>
      </w:pPr>
      <w:rPr>
        <w:rFonts w:ascii="Times New Roman" w:eastAsia="Times New Roman" w:hAnsi="Times New Roman" w:cs="Times New Roman"/>
        <w:b/>
        <w:bCs/>
        <w:i w:val="0"/>
        <w:color w:val="000000"/>
        <w:sz w:val="24"/>
        <w:szCs w:val="24"/>
        <w:u w:val="none" w:color="000000"/>
        <w:shd w:val="clear" w:color="auto" w:fill="auto"/>
        <w:vertAlign w:val="baseline"/>
      </w:rPr>
    </w:lvl>
    <w:lvl w:ilvl="2">
      <w:start w:val="1"/>
      <w:numFmt w:val="lowerRoman"/>
      <w:lvlText w:val="%3"/>
      <w:lvlJc w:val="left"/>
      <w:pPr>
        <w:ind w:left="2719"/>
      </w:pPr>
      <w:rPr>
        <w:rFonts w:ascii="Times New Roman" w:eastAsia="Times New Roman" w:hAnsi="Times New Roman" w:cs="Times New Roman"/>
        <w:b/>
        <w:bCs/>
        <w:i w:val="0"/>
        <w:color w:val="000000"/>
        <w:sz w:val="24"/>
        <w:szCs w:val="24"/>
        <w:u w:val="none" w:color="000000"/>
        <w:shd w:val="clear" w:color="auto" w:fill="auto"/>
        <w:vertAlign w:val="baseline"/>
      </w:rPr>
    </w:lvl>
    <w:lvl w:ilvl="3">
      <w:start w:val="1"/>
      <w:numFmt w:val="decimal"/>
      <w:lvlText w:val="%4"/>
      <w:lvlJc w:val="left"/>
      <w:pPr>
        <w:ind w:left="3439"/>
      </w:pPr>
      <w:rPr>
        <w:rFonts w:ascii="Times New Roman" w:eastAsia="Times New Roman" w:hAnsi="Times New Roman" w:cs="Times New Roman"/>
        <w:b/>
        <w:bCs/>
        <w:i w:val="0"/>
        <w:color w:val="000000"/>
        <w:sz w:val="24"/>
        <w:szCs w:val="24"/>
        <w:u w:val="none" w:color="000000"/>
        <w:shd w:val="clear" w:color="auto" w:fill="auto"/>
        <w:vertAlign w:val="baseline"/>
      </w:rPr>
    </w:lvl>
    <w:lvl w:ilvl="4">
      <w:start w:val="1"/>
      <w:numFmt w:val="lowerLetter"/>
      <w:lvlText w:val="%5"/>
      <w:lvlJc w:val="left"/>
      <w:pPr>
        <w:ind w:left="4159"/>
      </w:pPr>
      <w:rPr>
        <w:rFonts w:ascii="Times New Roman" w:eastAsia="Times New Roman" w:hAnsi="Times New Roman" w:cs="Times New Roman"/>
        <w:b/>
        <w:bCs/>
        <w:i w:val="0"/>
        <w:color w:val="000000"/>
        <w:sz w:val="24"/>
        <w:szCs w:val="24"/>
        <w:u w:val="none" w:color="000000"/>
        <w:shd w:val="clear" w:color="auto" w:fill="auto"/>
        <w:vertAlign w:val="baseline"/>
      </w:rPr>
    </w:lvl>
    <w:lvl w:ilvl="5">
      <w:start w:val="1"/>
      <w:numFmt w:val="lowerRoman"/>
      <w:lvlText w:val="%6"/>
      <w:lvlJc w:val="left"/>
      <w:pPr>
        <w:ind w:left="4879"/>
      </w:pPr>
      <w:rPr>
        <w:rFonts w:ascii="Times New Roman" w:eastAsia="Times New Roman" w:hAnsi="Times New Roman" w:cs="Times New Roman"/>
        <w:b/>
        <w:bCs/>
        <w:i w:val="0"/>
        <w:color w:val="000000"/>
        <w:sz w:val="24"/>
        <w:szCs w:val="24"/>
        <w:u w:val="none" w:color="000000"/>
        <w:shd w:val="clear" w:color="auto" w:fill="auto"/>
        <w:vertAlign w:val="baseline"/>
      </w:rPr>
    </w:lvl>
    <w:lvl w:ilvl="6">
      <w:start w:val="1"/>
      <w:numFmt w:val="decimal"/>
      <w:lvlText w:val="%7"/>
      <w:lvlJc w:val="left"/>
      <w:pPr>
        <w:ind w:left="5599"/>
      </w:pPr>
      <w:rPr>
        <w:rFonts w:ascii="Times New Roman" w:eastAsia="Times New Roman" w:hAnsi="Times New Roman" w:cs="Times New Roman"/>
        <w:b/>
        <w:bCs/>
        <w:i w:val="0"/>
        <w:color w:val="000000"/>
        <w:sz w:val="24"/>
        <w:szCs w:val="24"/>
        <w:u w:val="none" w:color="000000"/>
        <w:shd w:val="clear" w:color="auto" w:fill="auto"/>
        <w:vertAlign w:val="baseline"/>
      </w:rPr>
    </w:lvl>
    <w:lvl w:ilvl="7">
      <w:start w:val="1"/>
      <w:numFmt w:val="lowerLetter"/>
      <w:lvlText w:val="%8"/>
      <w:lvlJc w:val="left"/>
      <w:pPr>
        <w:ind w:left="6319"/>
      </w:pPr>
      <w:rPr>
        <w:rFonts w:ascii="Times New Roman" w:eastAsia="Times New Roman" w:hAnsi="Times New Roman" w:cs="Times New Roman"/>
        <w:b/>
        <w:bCs/>
        <w:i w:val="0"/>
        <w:color w:val="000000"/>
        <w:sz w:val="24"/>
        <w:szCs w:val="24"/>
        <w:u w:val="none" w:color="000000"/>
        <w:shd w:val="clear" w:color="auto" w:fill="auto"/>
        <w:vertAlign w:val="baseline"/>
      </w:rPr>
    </w:lvl>
    <w:lvl w:ilvl="8">
      <w:start w:val="1"/>
      <w:numFmt w:val="lowerRoman"/>
      <w:lvlText w:val="%9"/>
      <w:lvlJc w:val="left"/>
      <w:pPr>
        <w:ind w:left="7039"/>
      </w:pPr>
      <w:rPr>
        <w:rFonts w:ascii="Times New Roman" w:eastAsia="Times New Roman" w:hAnsi="Times New Roman" w:cs="Times New Roman"/>
        <w:b/>
        <w:bCs/>
        <w:i w:val="0"/>
        <w:color w:val="000000"/>
        <w:sz w:val="24"/>
        <w:szCs w:val="24"/>
        <w:u w:val="none" w:color="000000"/>
        <w:shd w:val="clear" w:color="auto" w:fill="auto"/>
        <w:vertAlign w:val="baseline"/>
      </w:rPr>
    </w:lvl>
  </w:abstractNum>
  <w:abstractNum w:abstractNumId="1" w15:restartNumberingAfterBreak="0">
    <w:nsid w:val="076E30DE"/>
    <w:multiLevelType w:val="multilevel"/>
    <w:tmpl w:val="C8AE3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4441F"/>
    <w:multiLevelType w:val="multilevel"/>
    <w:tmpl w:val="41A4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34BE6"/>
    <w:multiLevelType w:val="multilevel"/>
    <w:tmpl w:val="0E646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428A1"/>
    <w:multiLevelType w:val="multilevel"/>
    <w:tmpl w:val="C7C8B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F6902"/>
    <w:multiLevelType w:val="multilevel"/>
    <w:tmpl w:val="9EA23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C84900"/>
    <w:multiLevelType w:val="multilevel"/>
    <w:tmpl w:val="74D6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834DA2"/>
    <w:multiLevelType w:val="multilevel"/>
    <w:tmpl w:val="1FF2D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674A2"/>
    <w:multiLevelType w:val="multilevel"/>
    <w:tmpl w:val="9CC2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D47E70"/>
    <w:multiLevelType w:val="multilevel"/>
    <w:tmpl w:val="DF3A5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54F3C"/>
    <w:multiLevelType w:val="hybridMultilevel"/>
    <w:tmpl w:val="D1321D7E"/>
    <w:lvl w:ilvl="0" w:tplc="C95C61EC">
      <w:start w:val="1"/>
      <w:numFmt w:val="bullet"/>
      <w:lvlText w:val=""/>
      <w:lvlJc w:val="left"/>
      <w:pPr>
        <w:ind w:left="1440" w:hanging="360"/>
      </w:pPr>
      <w:rPr>
        <w:rFonts w:ascii="Symbol" w:hAnsi="Symbol" w:hint="default"/>
        <w:color w:val="00B0F0"/>
        <w:u w:val="dottedHeavy" w:color="FF0066"/>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A2D1970"/>
    <w:multiLevelType w:val="multilevel"/>
    <w:tmpl w:val="119C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017BB3"/>
    <w:multiLevelType w:val="multilevel"/>
    <w:tmpl w:val="B6A0B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49184C"/>
    <w:multiLevelType w:val="multilevel"/>
    <w:tmpl w:val="7CE84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C4C7F"/>
    <w:multiLevelType w:val="multilevel"/>
    <w:tmpl w:val="00000000"/>
    <w:lvl w:ilvl="0">
      <w:start w:val="6"/>
      <w:numFmt w:val="decimal"/>
      <w:lvlText w:val="%1"/>
      <w:lvlJc w:val="left"/>
      <w:pPr>
        <w:ind w:left="360" w:hanging="360"/>
      </w:pPr>
      <w:rPr>
        <w:rFonts w:hint="default"/>
        <w:sz w:val="26"/>
      </w:rPr>
    </w:lvl>
    <w:lvl w:ilvl="1">
      <w:start w:val="3"/>
      <w:numFmt w:val="decimal"/>
      <w:lvlText w:val="%1.%2"/>
      <w:lvlJc w:val="left"/>
      <w:pPr>
        <w:ind w:left="2062" w:hanging="360"/>
      </w:pPr>
      <w:rPr>
        <w:rFonts w:hint="default"/>
        <w:b/>
        <w:bCs/>
        <w:sz w:val="26"/>
      </w:rPr>
    </w:lvl>
    <w:lvl w:ilvl="2">
      <w:start w:val="1"/>
      <w:numFmt w:val="decimal"/>
      <w:lvlText w:val="%1.%2.%3"/>
      <w:lvlJc w:val="left"/>
      <w:pPr>
        <w:ind w:left="3978" w:hanging="720"/>
      </w:pPr>
      <w:rPr>
        <w:rFonts w:hint="default"/>
        <w:sz w:val="26"/>
      </w:rPr>
    </w:lvl>
    <w:lvl w:ilvl="3">
      <w:start w:val="1"/>
      <w:numFmt w:val="decimal"/>
      <w:lvlText w:val="%1.%2.%3.%4"/>
      <w:lvlJc w:val="left"/>
      <w:pPr>
        <w:ind w:left="5967" w:hanging="1080"/>
      </w:pPr>
      <w:rPr>
        <w:rFonts w:hint="default"/>
        <w:sz w:val="26"/>
      </w:rPr>
    </w:lvl>
    <w:lvl w:ilvl="4">
      <w:start w:val="1"/>
      <w:numFmt w:val="decimal"/>
      <w:lvlText w:val="%1.%2.%3.%4.%5"/>
      <w:lvlJc w:val="left"/>
      <w:pPr>
        <w:ind w:left="7596" w:hanging="1080"/>
      </w:pPr>
      <w:rPr>
        <w:rFonts w:hint="default"/>
        <w:sz w:val="26"/>
      </w:rPr>
    </w:lvl>
    <w:lvl w:ilvl="5">
      <w:start w:val="1"/>
      <w:numFmt w:val="decimal"/>
      <w:lvlText w:val="%1.%2.%3.%4.%5.%6"/>
      <w:lvlJc w:val="left"/>
      <w:pPr>
        <w:ind w:left="9585" w:hanging="1440"/>
      </w:pPr>
      <w:rPr>
        <w:rFonts w:hint="default"/>
        <w:sz w:val="26"/>
      </w:rPr>
    </w:lvl>
    <w:lvl w:ilvl="6">
      <w:start w:val="1"/>
      <w:numFmt w:val="decimal"/>
      <w:lvlText w:val="%1.%2.%3.%4.%5.%6.%7"/>
      <w:lvlJc w:val="left"/>
      <w:pPr>
        <w:ind w:left="11214" w:hanging="1440"/>
      </w:pPr>
      <w:rPr>
        <w:rFonts w:hint="default"/>
        <w:sz w:val="26"/>
      </w:rPr>
    </w:lvl>
    <w:lvl w:ilvl="7">
      <w:start w:val="1"/>
      <w:numFmt w:val="decimal"/>
      <w:lvlText w:val="%1.%2.%3.%4.%5.%6.%7.%8"/>
      <w:lvlJc w:val="left"/>
      <w:pPr>
        <w:ind w:left="13203" w:hanging="1800"/>
      </w:pPr>
      <w:rPr>
        <w:rFonts w:hint="default"/>
        <w:sz w:val="26"/>
      </w:rPr>
    </w:lvl>
    <w:lvl w:ilvl="8">
      <w:start w:val="1"/>
      <w:numFmt w:val="decimal"/>
      <w:lvlText w:val="%1.%2.%3.%4.%5.%6.%7.%8.%9"/>
      <w:lvlJc w:val="left"/>
      <w:pPr>
        <w:ind w:left="15192" w:hanging="2160"/>
      </w:pPr>
      <w:rPr>
        <w:rFonts w:hint="default"/>
        <w:sz w:val="26"/>
      </w:rPr>
    </w:lvl>
  </w:abstractNum>
  <w:abstractNum w:abstractNumId="15" w15:restartNumberingAfterBreak="0">
    <w:nsid w:val="4D2C584D"/>
    <w:multiLevelType w:val="multilevel"/>
    <w:tmpl w:val="BB006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901EC"/>
    <w:multiLevelType w:val="multilevel"/>
    <w:tmpl w:val="AF644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CA08A3"/>
    <w:multiLevelType w:val="hybridMultilevel"/>
    <w:tmpl w:val="1C960164"/>
    <w:lvl w:ilvl="0" w:tplc="257EC0D6">
      <w:start w:val="1"/>
      <w:numFmt w:val="bullet"/>
      <w:lvlText w:val=""/>
      <w:lvlJc w:val="left"/>
      <w:pPr>
        <w:ind w:left="2502" w:hanging="360"/>
      </w:pPr>
      <w:rPr>
        <w:rFonts w:ascii="Symbol" w:hAnsi="Symbol" w:hint="default"/>
        <w:color w:val="00B0F0"/>
        <w:sz w:val="28"/>
        <w:szCs w:val="28"/>
        <w:u w:val="dottedHeavy" w:color="FF0066"/>
      </w:rPr>
    </w:lvl>
    <w:lvl w:ilvl="1" w:tplc="40090003" w:tentative="1">
      <w:start w:val="1"/>
      <w:numFmt w:val="bullet"/>
      <w:lvlText w:val="o"/>
      <w:lvlJc w:val="left"/>
      <w:pPr>
        <w:ind w:left="2873" w:hanging="360"/>
      </w:pPr>
      <w:rPr>
        <w:rFonts w:ascii="Courier New" w:hAnsi="Courier New" w:cs="Courier New" w:hint="default"/>
      </w:rPr>
    </w:lvl>
    <w:lvl w:ilvl="2" w:tplc="40090005" w:tentative="1">
      <w:start w:val="1"/>
      <w:numFmt w:val="bullet"/>
      <w:lvlText w:val=""/>
      <w:lvlJc w:val="left"/>
      <w:pPr>
        <w:ind w:left="3593" w:hanging="360"/>
      </w:pPr>
      <w:rPr>
        <w:rFonts w:ascii="Wingdings" w:hAnsi="Wingdings" w:hint="default"/>
      </w:rPr>
    </w:lvl>
    <w:lvl w:ilvl="3" w:tplc="40090001" w:tentative="1">
      <w:start w:val="1"/>
      <w:numFmt w:val="bullet"/>
      <w:lvlText w:val=""/>
      <w:lvlJc w:val="left"/>
      <w:pPr>
        <w:ind w:left="4313" w:hanging="360"/>
      </w:pPr>
      <w:rPr>
        <w:rFonts w:ascii="Symbol" w:hAnsi="Symbol" w:hint="default"/>
      </w:rPr>
    </w:lvl>
    <w:lvl w:ilvl="4" w:tplc="40090003" w:tentative="1">
      <w:start w:val="1"/>
      <w:numFmt w:val="bullet"/>
      <w:lvlText w:val="o"/>
      <w:lvlJc w:val="left"/>
      <w:pPr>
        <w:ind w:left="5033" w:hanging="360"/>
      </w:pPr>
      <w:rPr>
        <w:rFonts w:ascii="Courier New" w:hAnsi="Courier New" w:cs="Courier New" w:hint="default"/>
      </w:rPr>
    </w:lvl>
    <w:lvl w:ilvl="5" w:tplc="40090005" w:tentative="1">
      <w:start w:val="1"/>
      <w:numFmt w:val="bullet"/>
      <w:lvlText w:val=""/>
      <w:lvlJc w:val="left"/>
      <w:pPr>
        <w:ind w:left="5753" w:hanging="360"/>
      </w:pPr>
      <w:rPr>
        <w:rFonts w:ascii="Wingdings" w:hAnsi="Wingdings" w:hint="default"/>
      </w:rPr>
    </w:lvl>
    <w:lvl w:ilvl="6" w:tplc="40090001" w:tentative="1">
      <w:start w:val="1"/>
      <w:numFmt w:val="bullet"/>
      <w:lvlText w:val=""/>
      <w:lvlJc w:val="left"/>
      <w:pPr>
        <w:ind w:left="6473" w:hanging="360"/>
      </w:pPr>
      <w:rPr>
        <w:rFonts w:ascii="Symbol" w:hAnsi="Symbol" w:hint="default"/>
      </w:rPr>
    </w:lvl>
    <w:lvl w:ilvl="7" w:tplc="40090003" w:tentative="1">
      <w:start w:val="1"/>
      <w:numFmt w:val="bullet"/>
      <w:lvlText w:val="o"/>
      <w:lvlJc w:val="left"/>
      <w:pPr>
        <w:ind w:left="7193" w:hanging="360"/>
      </w:pPr>
      <w:rPr>
        <w:rFonts w:ascii="Courier New" w:hAnsi="Courier New" w:cs="Courier New" w:hint="default"/>
      </w:rPr>
    </w:lvl>
    <w:lvl w:ilvl="8" w:tplc="40090005" w:tentative="1">
      <w:start w:val="1"/>
      <w:numFmt w:val="bullet"/>
      <w:lvlText w:val=""/>
      <w:lvlJc w:val="left"/>
      <w:pPr>
        <w:ind w:left="7913" w:hanging="360"/>
      </w:pPr>
      <w:rPr>
        <w:rFonts w:ascii="Wingdings" w:hAnsi="Wingdings" w:hint="default"/>
      </w:rPr>
    </w:lvl>
  </w:abstractNum>
  <w:abstractNum w:abstractNumId="18" w15:restartNumberingAfterBreak="0">
    <w:nsid w:val="66D07922"/>
    <w:multiLevelType w:val="multilevel"/>
    <w:tmpl w:val="DA466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2074D6"/>
    <w:multiLevelType w:val="hybridMultilevel"/>
    <w:tmpl w:val="1EDE8F9A"/>
    <w:lvl w:ilvl="0" w:tplc="257EC0D6">
      <w:start w:val="1"/>
      <w:numFmt w:val="bullet"/>
      <w:lvlText w:val=""/>
      <w:lvlJc w:val="left"/>
      <w:pPr>
        <w:ind w:left="2502" w:hanging="360"/>
      </w:pPr>
      <w:rPr>
        <w:rFonts w:ascii="Symbol" w:hAnsi="Symbol" w:hint="default"/>
        <w:color w:val="00B0F0"/>
        <w:sz w:val="28"/>
        <w:szCs w:val="28"/>
        <w:u w:val="dottedHeavy" w:color="FF0066"/>
      </w:rPr>
    </w:lvl>
    <w:lvl w:ilvl="1" w:tplc="40090003" w:tentative="1">
      <w:start w:val="1"/>
      <w:numFmt w:val="bullet"/>
      <w:lvlText w:val="o"/>
      <w:lvlJc w:val="left"/>
      <w:pPr>
        <w:ind w:left="2873" w:hanging="360"/>
      </w:pPr>
      <w:rPr>
        <w:rFonts w:ascii="Courier New" w:hAnsi="Courier New" w:cs="Courier New" w:hint="default"/>
      </w:rPr>
    </w:lvl>
    <w:lvl w:ilvl="2" w:tplc="40090005" w:tentative="1">
      <w:start w:val="1"/>
      <w:numFmt w:val="bullet"/>
      <w:lvlText w:val=""/>
      <w:lvlJc w:val="left"/>
      <w:pPr>
        <w:ind w:left="3593" w:hanging="360"/>
      </w:pPr>
      <w:rPr>
        <w:rFonts w:ascii="Wingdings" w:hAnsi="Wingdings" w:hint="default"/>
      </w:rPr>
    </w:lvl>
    <w:lvl w:ilvl="3" w:tplc="40090001" w:tentative="1">
      <w:start w:val="1"/>
      <w:numFmt w:val="bullet"/>
      <w:lvlText w:val=""/>
      <w:lvlJc w:val="left"/>
      <w:pPr>
        <w:ind w:left="4313" w:hanging="360"/>
      </w:pPr>
      <w:rPr>
        <w:rFonts w:ascii="Symbol" w:hAnsi="Symbol" w:hint="default"/>
      </w:rPr>
    </w:lvl>
    <w:lvl w:ilvl="4" w:tplc="40090003" w:tentative="1">
      <w:start w:val="1"/>
      <w:numFmt w:val="bullet"/>
      <w:lvlText w:val="o"/>
      <w:lvlJc w:val="left"/>
      <w:pPr>
        <w:ind w:left="5033" w:hanging="360"/>
      </w:pPr>
      <w:rPr>
        <w:rFonts w:ascii="Courier New" w:hAnsi="Courier New" w:cs="Courier New" w:hint="default"/>
      </w:rPr>
    </w:lvl>
    <w:lvl w:ilvl="5" w:tplc="40090005" w:tentative="1">
      <w:start w:val="1"/>
      <w:numFmt w:val="bullet"/>
      <w:lvlText w:val=""/>
      <w:lvlJc w:val="left"/>
      <w:pPr>
        <w:ind w:left="5753" w:hanging="360"/>
      </w:pPr>
      <w:rPr>
        <w:rFonts w:ascii="Wingdings" w:hAnsi="Wingdings" w:hint="default"/>
      </w:rPr>
    </w:lvl>
    <w:lvl w:ilvl="6" w:tplc="40090001" w:tentative="1">
      <w:start w:val="1"/>
      <w:numFmt w:val="bullet"/>
      <w:lvlText w:val=""/>
      <w:lvlJc w:val="left"/>
      <w:pPr>
        <w:ind w:left="6473" w:hanging="360"/>
      </w:pPr>
      <w:rPr>
        <w:rFonts w:ascii="Symbol" w:hAnsi="Symbol" w:hint="default"/>
      </w:rPr>
    </w:lvl>
    <w:lvl w:ilvl="7" w:tplc="40090003" w:tentative="1">
      <w:start w:val="1"/>
      <w:numFmt w:val="bullet"/>
      <w:lvlText w:val="o"/>
      <w:lvlJc w:val="left"/>
      <w:pPr>
        <w:ind w:left="7193" w:hanging="360"/>
      </w:pPr>
      <w:rPr>
        <w:rFonts w:ascii="Courier New" w:hAnsi="Courier New" w:cs="Courier New" w:hint="default"/>
      </w:rPr>
    </w:lvl>
    <w:lvl w:ilvl="8" w:tplc="40090005" w:tentative="1">
      <w:start w:val="1"/>
      <w:numFmt w:val="bullet"/>
      <w:lvlText w:val=""/>
      <w:lvlJc w:val="left"/>
      <w:pPr>
        <w:ind w:left="7913" w:hanging="360"/>
      </w:pPr>
      <w:rPr>
        <w:rFonts w:ascii="Wingdings" w:hAnsi="Wingdings" w:hint="default"/>
      </w:rPr>
    </w:lvl>
  </w:abstractNum>
  <w:abstractNum w:abstractNumId="20" w15:restartNumberingAfterBreak="0">
    <w:nsid w:val="6C6B1C31"/>
    <w:multiLevelType w:val="multilevel"/>
    <w:tmpl w:val="51F45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742108"/>
    <w:multiLevelType w:val="hybridMultilevel"/>
    <w:tmpl w:val="0DC468FC"/>
    <w:lvl w:ilvl="0" w:tplc="257EC0D6">
      <w:start w:val="1"/>
      <w:numFmt w:val="bullet"/>
      <w:lvlText w:val=""/>
      <w:lvlJc w:val="left"/>
      <w:pPr>
        <w:ind w:left="1069" w:hanging="360"/>
      </w:pPr>
      <w:rPr>
        <w:rFonts w:ascii="Symbol" w:hAnsi="Symbol" w:hint="default"/>
        <w:color w:val="00B0F0"/>
        <w:sz w:val="28"/>
        <w:szCs w:val="28"/>
        <w:u w:val="dottedHeavy" w:color="FF0066"/>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22" w15:restartNumberingAfterBreak="0">
    <w:nsid w:val="6F112112"/>
    <w:multiLevelType w:val="hybridMultilevel"/>
    <w:tmpl w:val="EBF0FE88"/>
    <w:lvl w:ilvl="0" w:tplc="257EC0D6">
      <w:start w:val="1"/>
      <w:numFmt w:val="bullet"/>
      <w:lvlText w:val=""/>
      <w:lvlJc w:val="left"/>
      <w:pPr>
        <w:ind w:left="1069" w:hanging="360"/>
      </w:pPr>
      <w:rPr>
        <w:rFonts w:ascii="Symbol" w:hAnsi="Symbol" w:hint="default"/>
        <w:color w:val="00B0F0"/>
        <w:sz w:val="28"/>
        <w:szCs w:val="28"/>
        <w:u w:val="dottedHeavy" w:color="FF006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5073994">
    <w:abstractNumId w:val="0"/>
  </w:num>
  <w:num w:numId="2" w16cid:durableId="1341589194">
    <w:abstractNumId w:val="14"/>
  </w:num>
  <w:num w:numId="3" w16cid:durableId="22944082">
    <w:abstractNumId w:val="21"/>
  </w:num>
  <w:num w:numId="4" w16cid:durableId="1866020652">
    <w:abstractNumId w:val="10"/>
  </w:num>
  <w:num w:numId="5" w16cid:durableId="1186406848">
    <w:abstractNumId w:val="19"/>
  </w:num>
  <w:num w:numId="6" w16cid:durableId="776095615">
    <w:abstractNumId w:val="22"/>
  </w:num>
  <w:num w:numId="7" w16cid:durableId="1648363653">
    <w:abstractNumId w:val="17"/>
  </w:num>
  <w:num w:numId="8" w16cid:durableId="2121409957">
    <w:abstractNumId w:val="16"/>
  </w:num>
  <w:num w:numId="9" w16cid:durableId="2110151657">
    <w:abstractNumId w:val="20"/>
  </w:num>
  <w:num w:numId="10" w16cid:durableId="2067676604">
    <w:abstractNumId w:val="15"/>
  </w:num>
  <w:num w:numId="11" w16cid:durableId="1139155293">
    <w:abstractNumId w:val="1"/>
  </w:num>
  <w:num w:numId="12" w16cid:durableId="1287466735">
    <w:abstractNumId w:val="2"/>
  </w:num>
  <w:num w:numId="13" w16cid:durableId="1360281445">
    <w:abstractNumId w:val="5"/>
  </w:num>
  <w:num w:numId="14" w16cid:durableId="1840997009">
    <w:abstractNumId w:val="11"/>
  </w:num>
  <w:num w:numId="15" w16cid:durableId="927739247">
    <w:abstractNumId w:val="6"/>
  </w:num>
  <w:num w:numId="16" w16cid:durableId="1917471536">
    <w:abstractNumId w:val="8"/>
  </w:num>
  <w:num w:numId="17" w16cid:durableId="478117308">
    <w:abstractNumId w:val="7"/>
  </w:num>
  <w:num w:numId="18" w16cid:durableId="396130720">
    <w:abstractNumId w:val="18"/>
  </w:num>
  <w:num w:numId="19" w16cid:durableId="984702084">
    <w:abstractNumId w:val="9"/>
  </w:num>
  <w:num w:numId="20" w16cid:durableId="47343774">
    <w:abstractNumId w:val="9"/>
    <w:lvlOverride w:ilvl="2">
      <w:lvl w:ilvl="2">
        <w:numFmt w:val="bullet"/>
        <w:lvlText w:val=""/>
        <w:lvlJc w:val="left"/>
        <w:pPr>
          <w:tabs>
            <w:tab w:val="num" w:pos="2160"/>
          </w:tabs>
          <w:ind w:left="2160" w:hanging="360"/>
        </w:pPr>
        <w:rPr>
          <w:rFonts w:ascii="Wingdings" w:hAnsi="Wingdings" w:hint="default"/>
          <w:sz w:val="20"/>
        </w:rPr>
      </w:lvl>
    </w:lvlOverride>
  </w:num>
  <w:num w:numId="21" w16cid:durableId="1430278915">
    <w:abstractNumId w:val="9"/>
    <w:lvlOverride w:ilvl="2">
      <w:lvl w:ilvl="2">
        <w:numFmt w:val="bullet"/>
        <w:lvlText w:val=""/>
        <w:lvlJc w:val="left"/>
        <w:pPr>
          <w:tabs>
            <w:tab w:val="num" w:pos="2160"/>
          </w:tabs>
          <w:ind w:left="2160" w:hanging="360"/>
        </w:pPr>
        <w:rPr>
          <w:rFonts w:ascii="Wingdings" w:hAnsi="Wingdings" w:hint="default"/>
          <w:sz w:val="20"/>
        </w:rPr>
      </w:lvl>
    </w:lvlOverride>
  </w:num>
  <w:num w:numId="22" w16cid:durableId="1228031651">
    <w:abstractNumId w:val="9"/>
    <w:lvlOverride w:ilvl="2">
      <w:lvl w:ilvl="2">
        <w:numFmt w:val="bullet"/>
        <w:lvlText w:val=""/>
        <w:lvlJc w:val="left"/>
        <w:pPr>
          <w:tabs>
            <w:tab w:val="num" w:pos="2160"/>
          </w:tabs>
          <w:ind w:left="2160" w:hanging="360"/>
        </w:pPr>
        <w:rPr>
          <w:rFonts w:ascii="Wingdings" w:hAnsi="Wingdings" w:hint="default"/>
          <w:sz w:val="20"/>
        </w:rPr>
      </w:lvl>
    </w:lvlOverride>
  </w:num>
  <w:num w:numId="23" w16cid:durableId="1772820908">
    <w:abstractNumId w:val="9"/>
    <w:lvlOverride w:ilvl="2">
      <w:lvl w:ilvl="2">
        <w:numFmt w:val="bullet"/>
        <w:lvlText w:val=""/>
        <w:lvlJc w:val="left"/>
        <w:pPr>
          <w:tabs>
            <w:tab w:val="num" w:pos="2160"/>
          </w:tabs>
          <w:ind w:left="2160" w:hanging="360"/>
        </w:pPr>
        <w:rPr>
          <w:rFonts w:ascii="Wingdings" w:hAnsi="Wingdings" w:hint="default"/>
          <w:sz w:val="20"/>
        </w:rPr>
      </w:lvl>
    </w:lvlOverride>
  </w:num>
  <w:num w:numId="24" w16cid:durableId="23872933">
    <w:abstractNumId w:val="9"/>
    <w:lvlOverride w:ilvl="2">
      <w:lvl w:ilvl="2">
        <w:numFmt w:val="bullet"/>
        <w:lvlText w:val=""/>
        <w:lvlJc w:val="left"/>
        <w:pPr>
          <w:tabs>
            <w:tab w:val="num" w:pos="2160"/>
          </w:tabs>
          <w:ind w:left="2160" w:hanging="360"/>
        </w:pPr>
        <w:rPr>
          <w:rFonts w:ascii="Wingdings" w:hAnsi="Wingdings" w:hint="default"/>
          <w:sz w:val="20"/>
        </w:rPr>
      </w:lvl>
    </w:lvlOverride>
  </w:num>
  <w:num w:numId="25" w16cid:durableId="2012221841">
    <w:abstractNumId w:val="13"/>
  </w:num>
  <w:num w:numId="26" w16cid:durableId="194735653">
    <w:abstractNumId w:val="13"/>
    <w:lvlOverride w:ilvl="2">
      <w:lvl w:ilvl="2">
        <w:numFmt w:val="bullet"/>
        <w:lvlText w:val=""/>
        <w:lvlJc w:val="left"/>
        <w:pPr>
          <w:tabs>
            <w:tab w:val="num" w:pos="2160"/>
          </w:tabs>
          <w:ind w:left="2160" w:hanging="360"/>
        </w:pPr>
        <w:rPr>
          <w:rFonts w:ascii="Wingdings" w:hAnsi="Wingdings" w:hint="default"/>
          <w:sz w:val="20"/>
        </w:rPr>
      </w:lvl>
    </w:lvlOverride>
  </w:num>
  <w:num w:numId="27" w16cid:durableId="407192644">
    <w:abstractNumId w:val="12"/>
  </w:num>
  <w:num w:numId="28" w16cid:durableId="36778132">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29" w16cid:durableId="1401950394">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30" w16cid:durableId="304505321">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31" w16cid:durableId="846136146">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32" w16cid:durableId="1047607944">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33" w16cid:durableId="80294055">
    <w:abstractNumId w:val="4"/>
  </w:num>
  <w:num w:numId="34" w16cid:durableId="1799489009">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35" w16cid:durableId="476607046">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36" w16cid:durableId="92365414">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37" w16cid:durableId="1097823658">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38" w16cid:durableId="557057396">
    <w:abstractNumId w:val="3"/>
  </w:num>
  <w:num w:numId="39" w16cid:durableId="813646983">
    <w:abstractNumId w:val="3"/>
    <w:lvlOverride w:ilvl="2">
      <w:lvl w:ilvl="2">
        <w:numFmt w:val="bullet"/>
        <w:lvlText w:val=""/>
        <w:lvlJc w:val="left"/>
        <w:pPr>
          <w:tabs>
            <w:tab w:val="num" w:pos="2160"/>
          </w:tabs>
          <w:ind w:left="2160" w:hanging="360"/>
        </w:pPr>
        <w:rPr>
          <w:rFonts w:ascii="Wingdings" w:hAnsi="Wingdings" w:hint="default"/>
          <w:sz w:val="20"/>
        </w:rPr>
      </w:lvl>
    </w:lvlOverride>
  </w:num>
  <w:num w:numId="40" w16cid:durableId="1879276160">
    <w:abstractNumId w:val="3"/>
    <w:lvlOverride w:ilvl="2">
      <w:lvl w:ilvl="2">
        <w:numFmt w:val="bullet"/>
        <w:lvlText w:val=""/>
        <w:lvlJc w:val="left"/>
        <w:pPr>
          <w:tabs>
            <w:tab w:val="num" w:pos="2160"/>
          </w:tabs>
          <w:ind w:left="2160" w:hanging="360"/>
        </w:pPr>
        <w:rPr>
          <w:rFonts w:ascii="Wingdings" w:hAnsi="Wingdings" w:hint="default"/>
          <w:sz w:val="20"/>
        </w:rPr>
      </w:lvl>
    </w:lvlOverride>
  </w:num>
  <w:num w:numId="41" w16cid:durableId="1916670974">
    <w:abstractNumId w:val="3"/>
    <w:lvlOverride w:ilvl="2">
      <w:lvl w:ilvl="2">
        <w:numFmt w:val="bullet"/>
        <w:lvlText w:val=""/>
        <w:lvlJc w:val="left"/>
        <w:pPr>
          <w:tabs>
            <w:tab w:val="num" w:pos="2160"/>
          </w:tabs>
          <w:ind w:left="2160" w:hanging="360"/>
        </w:pPr>
        <w:rPr>
          <w:rFonts w:ascii="Wingdings" w:hAnsi="Wingdings" w:hint="default"/>
          <w:sz w:val="20"/>
        </w:rPr>
      </w:lvl>
    </w:lvlOverride>
  </w:num>
  <w:num w:numId="42" w16cid:durableId="1937402978">
    <w:abstractNumId w:val="3"/>
    <w:lvlOverride w:ilvl="2">
      <w:lvl w:ilvl="2">
        <w:numFmt w:val="bullet"/>
        <w:lvlText w:val=""/>
        <w:lvlJc w:val="left"/>
        <w:pPr>
          <w:tabs>
            <w:tab w:val="num" w:pos="2160"/>
          </w:tabs>
          <w:ind w:left="2160" w:hanging="360"/>
        </w:pPr>
        <w:rPr>
          <w:rFonts w:ascii="Wingdings" w:hAnsi="Wingdings" w:hint="default"/>
          <w:sz w:val="20"/>
        </w:rPr>
      </w:lvl>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evenAndOddHeaders/>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360"/>
    <w:rsid w:val="000051DB"/>
    <w:rsid w:val="00005B2B"/>
    <w:rsid w:val="00022145"/>
    <w:rsid w:val="000270C5"/>
    <w:rsid w:val="000331DA"/>
    <w:rsid w:val="0003421B"/>
    <w:rsid w:val="00035C23"/>
    <w:rsid w:val="00055CCA"/>
    <w:rsid w:val="00075699"/>
    <w:rsid w:val="000B21F5"/>
    <w:rsid w:val="000D0364"/>
    <w:rsid w:val="000D34B3"/>
    <w:rsid w:val="000D5176"/>
    <w:rsid w:val="000D7ED6"/>
    <w:rsid w:val="000E0D5D"/>
    <w:rsid w:val="000E20C5"/>
    <w:rsid w:val="000E241C"/>
    <w:rsid w:val="000E34E0"/>
    <w:rsid w:val="000E5A16"/>
    <w:rsid w:val="000F5FCE"/>
    <w:rsid w:val="00110F5A"/>
    <w:rsid w:val="00113105"/>
    <w:rsid w:val="0011504B"/>
    <w:rsid w:val="001408A5"/>
    <w:rsid w:val="00143CA1"/>
    <w:rsid w:val="00143F0E"/>
    <w:rsid w:val="0015055E"/>
    <w:rsid w:val="0015132D"/>
    <w:rsid w:val="0015736D"/>
    <w:rsid w:val="00160C46"/>
    <w:rsid w:val="00161D06"/>
    <w:rsid w:val="00170CFD"/>
    <w:rsid w:val="0018705E"/>
    <w:rsid w:val="001952E3"/>
    <w:rsid w:val="001966CD"/>
    <w:rsid w:val="001A03D6"/>
    <w:rsid w:val="001B14D3"/>
    <w:rsid w:val="001B4F39"/>
    <w:rsid w:val="001C1049"/>
    <w:rsid w:val="001C30CB"/>
    <w:rsid w:val="001E20F3"/>
    <w:rsid w:val="001F26E5"/>
    <w:rsid w:val="00210B9D"/>
    <w:rsid w:val="0021573B"/>
    <w:rsid w:val="002174C6"/>
    <w:rsid w:val="002256FE"/>
    <w:rsid w:val="00234349"/>
    <w:rsid w:val="00253F68"/>
    <w:rsid w:val="002610C6"/>
    <w:rsid w:val="00273F48"/>
    <w:rsid w:val="002767D1"/>
    <w:rsid w:val="00295F51"/>
    <w:rsid w:val="002A6C9C"/>
    <w:rsid w:val="002B24DA"/>
    <w:rsid w:val="002B557C"/>
    <w:rsid w:val="002C2BC2"/>
    <w:rsid w:val="002C4DEE"/>
    <w:rsid w:val="002E1C5B"/>
    <w:rsid w:val="002E2A69"/>
    <w:rsid w:val="002E6539"/>
    <w:rsid w:val="00304B37"/>
    <w:rsid w:val="00320263"/>
    <w:rsid w:val="003229B1"/>
    <w:rsid w:val="003238BF"/>
    <w:rsid w:val="00336A6E"/>
    <w:rsid w:val="00355346"/>
    <w:rsid w:val="003B5B84"/>
    <w:rsid w:val="003B6CCC"/>
    <w:rsid w:val="003B73AE"/>
    <w:rsid w:val="003B7EF8"/>
    <w:rsid w:val="003C33FE"/>
    <w:rsid w:val="003C3773"/>
    <w:rsid w:val="003C452B"/>
    <w:rsid w:val="003C5322"/>
    <w:rsid w:val="003D2ED4"/>
    <w:rsid w:val="003F17BB"/>
    <w:rsid w:val="00401EF7"/>
    <w:rsid w:val="00403836"/>
    <w:rsid w:val="004177D1"/>
    <w:rsid w:val="00422947"/>
    <w:rsid w:val="00423839"/>
    <w:rsid w:val="0042495F"/>
    <w:rsid w:val="00425EC5"/>
    <w:rsid w:val="00434C7D"/>
    <w:rsid w:val="00443003"/>
    <w:rsid w:val="00445E31"/>
    <w:rsid w:val="00467EEE"/>
    <w:rsid w:val="00494F1B"/>
    <w:rsid w:val="0049701E"/>
    <w:rsid w:val="004A035C"/>
    <w:rsid w:val="004A3BB7"/>
    <w:rsid w:val="004C015A"/>
    <w:rsid w:val="004C3A7F"/>
    <w:rsid w:val="004C6E32"/>
    <w:rsid w:val="004D37DD"/>
    <w:rsid w:val="004E5683"/>
    <w:rsid w:val="004F1ED0"/>
    <w:rsid w:val="00501477"/>
    <w:rsid w:val="00522110"/>
    <w:rsid w:val="0052743C"/>
    <w:rsid w:val="005312AB"/>
    <w:rsid w:val="005337C1"/>
    <w:rsid w:val="00543EE0"/>
    <w:rsid w:val="00547B2B"/>
    <w:rsid w:val="0055369A"/>
    <w:rsid w:val="0055747D"/>
    <w:rsid w:val="005A6998"/>
    <w:rsid w:val="005C3EF6"/>
    <w:rsid w:val="005C7D5A"/>
    <w:rsid w:val="005D7A12"/>
    <w:rsid w:val="005E76DB"/>
    <w:rsid w:val="00600B55"/>
    <w:rsid w:val="00605E67"/>
    <w:rsid w:val="006112CC"/>
    <w:rsid w:val="00615252"/>
    <w:rsid w:val="00626232"/>
    <w:rsid w:val="00634A6B"/>
    <w:rsid w:val="006458CA"/>
    <w:rsid w:val="00645F58"/>
    <w:rsid w:val="00655F3E"/>
    <w:rsid w:val="00665475"/>
    <w:rsid w:val="00671117"/>
    <w:rsid w:val="0067563D"/>
    <w:rsid w:val="006A1FE3"/>
    <w:rsid w:val="006A56A7"/>
    <w:rsid w:val="006A5EA4"/>
    <w:rsid w:val="006C29D3"/>
    <w:rsid w:val="006D14FD"/>
    <w:rsid w:val="006D2547"/>
    <w:rsid w:val="006D48B8"/>
    <w:rsid w:val="006D4E3C"/>
    <w:rsid w:val="006E1004"/>
    <w:rsid w:val="006E3D20"/>
    <w:rsid w:val="00733508"/>
    <w:rsid w:val="007411EF"/>
    <w:rsid w:val="007443C2"/>
    <w:rsid w:val="00746BFC"/>
    <w:rsid w:val="00746F8A"/>
    <w:rsid w:val="00755302"/>
    <w:rsid w:val="00755BE4"/>
    <w:rsid w:val="00764017"/>
    <w:rsid w:val="0078063C"/>
    <w:rsid w:val="007832CC"/>
    <w:rsid w:val="00783931"/>
    <w:rsid w:val="0079252D"/>
    <w:rsid w:val="00797FEB"/>
    <w:rsid w:val="007B161D"/>
    <w:rsid w:val="007C1CA3"/>
    <w:rsid w:val="007D63F2"/>
    <w:rsid w:val="007E0B9C"/>
    <w:rsid w:val="007F58D3"/>
    <w:rsid w:val="007F6D06"/>
    <w:rsid w:val="008220DC"/>
    <w:rsid w:val="00825B95"/>
    <w:rsid w:val="00826163"/>
    <w:rsid w:val="00835E11"/>
    <w:rsid w:val="00836360"/>
    <w:rsid w:val="00843ACB"/>
    <w:rsid w:val="008446EC"/>
    <w:rsid w:val="0084647D"/>
    <w:rsid w:val="00852FA4"/>
    <w:rsid w:val="00863F37"/>
    <w:rsid w:val="00887A63"/>
    <w:rsid w:val="0089202F"/>
    <w:rsid w:val="00895F66"/>
    <w:rsid w:val="008B1087"/>
    <w:rsid w:val="008B2071"/>
    <w:rsid w:val="008C2E20"/>
    <w:rsid w:val="008D3204"/>
    <w:rsid w:val="008D7800"/>
    <w:rsid w:val="008F6A27"/>
    <w:rsid w:val="00900178"/>
    <w:rsid w:val="009021A4"/>
    <w:rsid w:val="00907AA0"/>
    <w:rsid w:val="00907C99"/>
    <w:rsid w:val="00913640"/>
    <w:rsid w:val="00920B25"/>
    <w:rsid w:val="0092389D"/>
    <w:rsid w:val="009313E9"/>
    <w:rsid w:val="00934E8F"/>
    <w:rsid w:val="009366D0"/>
    <w:rsid w:val="0094624F"/>
    <w:rsid w:val="00953FD9"/>
    <w:rsid w:val="00963428"/>
    <w:rsid w:val="009648F1"/>
    <w:rsid w:val="009878FC"/>
    <w:rsid w:val="0099522F"/>
    <w:rsid w:val="00996252"/>
    <w:rsid w:val="009A7651"/>
    <w:rsid w:val="009B3D15"/>
    <w:rsid w:val="009C48D4"/>
    <w:rsid w:val="009C77A4"/>
    <w:rsid w:val="009D38FC"/>
    <w:rsid w:val="00A13B6C"/>
    <w:rsid w:val="00A25D04"/>
    <w:rsid w:val="00A2797E"/>
    <w:rsid w:val="00A51D0C"/>
    <w:rsid w:val="00A91387"/>
    <w:rsid w:val="00A935AA"/>
    <w:rsid w:val="00AB1E9B"/>
    <w:rsid w:val="00AC77DE"/>
    <w:rsid w:val="00AD6D3A"/>
    <w:rsid w:val="00AE1AD4"/>
    <w:rsid w:val="00AE20F6"/>
    <w:rsid w:val="00AE61FF"/>
    <w:rsid w:val="00AE7C67"/>
    <w:rsid w:val="00AF14E5"/>
    <w:rsid w:val="00AF2550"/>
    <w:rsid w:val="00B10DBA"/>
    <w:rsid w:val="00B12998"/>
    <w:rsid w:val="00B30488"/>
    <w:rsid w:val="00B30541"/>
    <w:rsid w:val="00B358FA"/>
    <w:rsid w:val="00B377DE"/>
    <w:rsid w:val="00B51D56"/>
    <w:rsid w:val="00B5572C"/>
    <w:rsid w:val="00B577B0"/>
    <w:rsid w:val="00B60833"/>
    <w:rsid w:val="00B660F1"/>
    <w:rsid w:val="00B76099"/>
    <w:rsid w:val="00B77DFE"/>
    <w:rsid w:val="00BC6561"/>
    <w:rsid w:val="00BC6580"/>
    <w:rsid w:val="00BE1E4C"/>
    <w:rsid w:val="00BE7D0D"/>
    <w:rsid w:val="00C06031"/>
    <w:rsid w:val="00C11EFD"/>
    <w:rsid w:val="00C120F9"/>
    <w:rsid w:val="00C20CB3"/>
    <w:rsid w:val="00C2442D"/>
    <w:rsid w:val="00C32162"/>
    <w:rsid w:val="00C359E8"/>
    <w:rsid w:val="00C40CCE"/>
    <w:rsid w:val="00C4388F"/>
    <w:rsid w:val="00C612FC"/>
    <w:rsid w:val="00C639F5"/>
    <w:rsid w:val="00C91F02"/>
    <w:rsid w:val="00C943D4"/>
    <w:rsid w:val="00CA56F4"/>
    <w:rsid w:val="00CA5D63"/>
    <w:rsid w:val="00CD7A8D"/>
    <w:rsid w:val="00CD7E1F"/>
    <w:rsid w:val="00CE18A7"/>
    <w:rsid w:val="00D02919"/>
    <w:rsid w:val="00D04E21"/>
    <w:rsid w:val="00D10EE7"/>
    <w:rsid w:val="00D1204E"/>
    <w:rsid w:val="00D15D98"/>
    <w:rsid w:val="00D271EB"/>
    <w:rsid w:val="00D32A68"/>
    <w:rsid w:val="00D541CB"/>
    <w:rsid w:val="00D56A45"/>
    <w:rsid w:val="00D577DE"/>
    <w:rsid w:val="00D6042B"/>
    <w:rsid w:val="00D72688"/>
    <w:rsid w:val="00D73969"/>
    <w:rsid w:val="00D76AAC"/>
    <w:rsid w:val="00D82673"/>
    <w:rsid w:val="00D876B6"/>
    <w:rsid w:val="00D918AA"/>
    <w:rsid w:val="00DA747E"/>
    <w:rsid w:val="00DA7C45"/>
    <w:rsid w:val="00DD1129"/>
    <w:rsid w:val="00DD5180"/>
    <w:rsid w:val="00DE5955"/>
    <w:rsid w:val="00DE5EC6"/>
    <w:rsid w:val="00DF158D"/>
    <w:rsid w:val="00DF76F6"/>
    <w:rsid w:val="00DF78C6"/>
    <w:rsid w:val="00E21551"/>
    <w:rsid w:val="00E236FB"/>
    <w:rsid w:val="00E27D46"/>
    <w:rsid w:val="00E27F03"/>
    <w:rsid w:val="00E30D52"/>
    <w:rsid w:val="00E5208F"/>
    <w:rsid w:val="00E670BB"/>
    <w:rsid w:val="00E92393"/>
    <w:rsid w:val="00EA0491"/>
    <w:rsid w:val="00EA3281"/>
    <w:rsid w:val="00EA3A88"/>
    <w:rsid w:val="00EA5A6F"/>
    <w:rsid w:val="00EB3B74"/>
    <w:rsid w:val="00EC3973"/>
    <w:rsid w:val="00ED2B0B"/>
    <w:rsid w:val="00F228DC"/>
    <w:rsid w:val="00F32752"/>
    <w:rsid w:val="00F4151A"/>
    <w:rsid w:val="00F42A0A"/>
    <w:rsid w:val="00F53506"/>
    <w:rsid w:val="00F55F97"/>
    <w:rsid w:val="00F76B5E"/>
    <w:rsid w:val="00F8431C"/>
    <w:rsid w:val="00F97EEF"/>
    <w:rsid w:val="00FA381F"/>
    <w:rsid w:val="00FB192A"/>
    <w:rsid w:val="00FC404B"/>
    <w:rsid w:val="00FD0EAD"/>
    <w:rsid w:val="00FE34C0"/>
    <w:rsid w:val="00FE58AA"/>
    <w:rsid w:val="00FF6D4F"/>
    <w:rsid w:val="33D96139"/>
    <w:rsid w:val="4B8B162C"/>
  </w:rsids>
  <m:mathPr>
    <m:mathFont m:val="Cambria Math"/>
    <m:brkBin m:val="before"/>
    <m:brkBinSub m:val="--"/>
    <m:smallFrac/>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404AE"/>
  <w15:docId w15:val="{3B9F1F12-A2CA-4139-8F2B-7EF819CA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uiPriority="1"/>
    <w:lsdException w:name="Subtitle" w:uiPriority="11"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qFormat="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B21F5"/>
    <w:pPr>
      <w:spacing w:after="3" w:line="248" w:lineRule="auto"/>
      <w:ind w:left="1443" w:hanging="10"/>
      <w:jc w:val="both"/>
    </w:pPr>
    <w:rPr>
      <w:rFonts w:eastAsia="Times New Roman"/>
      <w:color w:val="000000"/>
      <w:sz w:val="28"/>
      <w:szCs w:val="22"/>
      <w:lang w:bidi="ar-SA"/>
    </w:rPr>
  </w:style>
  <w:style w:type="paragraph" w:styleId="Heading1">
    <w:name w:val="heading 1"/>
    <w:next w:val="Normal"/>
    <w:link w:val="Heading1Char"/>
    <w:uiPriority w:val="9"/>
    <w:qFormat/>
    <w:rsid w:val="000B21F5"/>
    <w:pPr>
      <w:keepNext/>
      <w:keepLines/>
      <w:spacing w:after="161" w:line="234" w:lineRule="auto"/>
      <w:ind w:left="1759" w:right="1464" w:hanging="1759"/>
      <w:outlineLvl w:val="0"/>
    </w:pPr>
    <w:rPr>
      <w:rFonts w:eastAsia="Times New Roman"/>
      <w:b/>
      <w:color w:val="000000"/>
      <w:sz w:val="56"/>
      <w:szCs w:val="22"/>
      <w:lang w:bidi="ar-SA"/>
    </w:rPr>
  </w:style>
  <w:style w:type="paragraph" w:styleId="Heading2">
    <w:name w:val="heading 2"/>
    <w:next w:val="Normal"/>
    <w:link w:val="Heading2Char"/>
    <w:uiPriority w:val="9"/>
    <w:qFormat/>
    <w:rsid w:val="000B21F5"/>
    <w:pPr>
      <w:keepNext/>
      <w:keepLines/>
      <w:spacing w:line="259" w:lineRule="auto"/>
      <w:ind w:left="3356" w:hanging="10"/>
      <w:outlineLvl w:val="1"/>
    </w:pPr>
    <w:rPr>
      <w:rFonts w:eastAsia="Times New Roman"/>
      <w:b/>
      <w:color w:val="000000"/>
      <w:sz w:val="28"/>
      <w:szCs w:val="22"/>
      <w:lang w:bidi="ar-SA"/>
    </w:rPr>
  </w:style>
  <w:style w:type="paragraph" w:styleId="Heading3">
    <w:name w:val="heading 3"/>
    <w:next w:val="Normal"/>
    <w:link w:val="Heading3Char"/>
    <w:uiPriority w:val="9"/>
    <w:qFormat/>
    <w:rsid w:val="000B21F5"/>
    <w:pPr>
      <w:keepNext/>
      <w:keepLines/>
      <w:spacing w:line="259" w:lineRule="auto"/>
      <w:ind w:left="3356" w:hanging="10"/>
      <w:outlineLvl w:val="2"/>
    </w:pPr>
    <w:rPr>
      <w:rFonts w:eastAsia="Times New Roman"/>
      <w:b/>
      <w:color w:val="000000"/>
      <w:sz w:val="28"/>
      <w:szCs w:val="22"/>
      <w:lang w:bidi="ar-SA"/>
    </w:rPr>
  </w:style>
  <w:style w:type="paragraph" w:styleId="Heading4">
    <w:name w:val="heading 4"/>
    <w:next w:val="Normal"/>
    <w:link w:val="Heading4Char"/>
    <w:uiPriority w:val="9"/>
    <w:qFormat/>
    <w:rsid w:val="000B21F5"/>
    <w:pPr>
      <w:keepNext/>
      <w:keepLines/>
      <w:spacing w:line="259" w:lineRule="auto"/>
      <w:ind w:left="3356" w:hanging="10"/>
      <w:outlineLvl w:val="3"/>
    </w:pPr>
    <w:rPr>
      <w:rFonts w:eastAsia="Times New Roman"/>
      <w:b/>
      <w:color w:val="000000"/>
      <w:sz w:val="28"/>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qFormat/>
    <w:rsid w:val="000B21F5"/>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rsid w:val="000B2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styleId="Hyperlink">
    <w:name w:val="Hyperlink"/>
    <w:basedOn w:val="DefaultParagraphFont"/>
    <w:uiPriority w:val="99"/>
    <w:qFormat/>
    <w:rsid w:val="000B21F5"/>
    <w:rPr>
      <w:color w:val="0563C1"/>
      <w:u w:val="single"/>
    </w:rPr>
  </w:style>
  <w:style w:type="paragraph" w:styleId="NormalWeb">
    <w:name w:val="Normal (Web)"/>
    <w:basedOn w:val="Normal"/>
    <w:uiPriority w:val="99"/>
    <w:qFormat/>
    <w:rsid w:val="000B21F5"/>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0B21F5"/>
    <w:rPr>
      <w:b/>
      <w:bCs/>
    </w:rPr>
  </w:style>
  <w:style w:type="character" w:customStyle="1" w:styleId="Heading1Char">
    <w:name w:val="Heading 1 Char"/>
    <w:link w:val="Heading1"/>
    <w:qFormat/>
    <w:rsid w:val="000B21F5"/>
    <w:rPr>
      <w:rFonts w:ascii="Times New Roman" w:eastAsia="Times New Roman" w:hAnsi="Times New Roman" w:cs="Times New Roman"/>
      <w:b/>
      <w:color w:val="000000"/>
      <w:sz w:val="56"/>
    </w:rPr>
  </w:style>
  <w:style w:type="character" w:customStyle="1" w:styleId="Heading4Char">
    <w:name w:val="Heading 4 Char"/>
    <w:link w:val="Heading4"/>
    <w:qFormat/>
    <w:rsid w:val="000B21F5"/>
    <w:rPr>
      <w:rFonts w:ascii="Times New Roman" w:eastAsia="Times New Roman" w:hAnsi="Times New Roman" w:cs="Times New Roman"/>
      <w:b/>
      <w:color w:val="000000"/>
      <w:sz w:val="28"/>
    </w:rPr>
  </w:style>
  <w:style w:type="character" w:customStyle="1" w:styleId="Heading3Char">
    <w:name w:val="Heading 3 Char"/>
    <w:link w:val="Heading3"/>
    <w:uiPriority w:val="9"/>
    <w:qFormat/>
    <w:rsid w:val="000B21F5"/>
    <w:rPr>
      <w:rFonts w:ascii="Times New Roman" w:eastAsia="Times New Roman" w:hAnsi="Times New Roman" w:cs="Times New Roman"/>
      <w:b/>
      <w:color w:val="000000"/>
      <w:sz w:val="28"/>
    </w:rPr>
  </w:style>
  <w:style w:type="character" w:customStyle="1" w:styleId="Heading2Char">
    <w:name w:val="Heading 2 Char"/>
    <w:link w:val="Heading2"/>
    <w:qFormat/>
    <w:rsid w:val="000B21F5"/>
    <w:rPr>
      <w:rFonts w:ascii="Times New Roman" w:eastAsia="Times New Roman" w:hAnsi="Times New Roman" w:cs="Times New Roman"/>
      <w:b/>
      <w:color w:val="000000"/>
      <w:sz w:val="28"/>
    </w:rPr>
  </w:style>
  <w:style w:type="table" w:customStyle="1" w:styleId="TableGrid">
    <w:name w:val="TableGrid"/>
    <w:rsid w:val="000B21F5"/>
    <w:tblPr>
      <w:tblCellMar>
        <w:top w:w="0" w:type="dxa"/>
        <w:left w:w="0" w:type="dxa"/>
        <w:bottom w:w="0" w:type="dxa"/>
        <w:right w:w="0" w:type="dxa"/>
      </w:tblCellMar>
    </w:tblPr>
  </w:style>
  <w:style w:type="paragraph" w:styleId="ListParagraph">
    <w:name w:val="List Paragraph"/>
    <w:basedOn w:val="Normal"/>
    <w:uiPriority w:val="34"/>
    <w:qFormat/>
    <w:rsid w:val="000B21F5"/>
    <w:pPr>
      <w:widowControl w:val="0"/>
      <w:autoSpaceDE w:val="0"/>
      <w:autoSpaceDN w:val="0"/>
      <w:spacing w:after="0" w:line="240" w:lineRule="auto"/>
      <w:ind w:left="1761" w:hanging="361"/>
      <w:jc w:val="left"/>
    </w:pPr>
    <w:rPr>
      <w:color w:val="auto"/>
      <w:sz w:val="22"/>
      <w:lang w:val="en-US" w:eastAsia="en-US"/>
    </w:rPr>
  </w:style>
  <w:style w:type="paragraph" w:customStyle="1" w:styleId="va-top">
    <w:name w:val="va-top"/>
    <w:basedOn w:val="Normal"/>
    <w:qFormat/>
    <w:rsid w:val="000B21F5"/>
    <w:pPr>
      <w:spacing w:before="100" w:beforeAutospacing="1" w:after="100" w:afterAutospacing="1" w:line="240" w:lineRule="auto"/>
      <w:ind w:left="0" w:firstLine="0"/>
      <w:jc w:val="left"/>
    </w:pPr>
    <w:rPr>
      <w:color w:val="auto"/>
      <w:sz w:val="24"/>
      <w:szCs w:val="24"/>
    </w:rPr>
  </w:style>
  <w:style w:type="character" w:customStyle="1" w:styleId="HTMLPreformattedChar">
    <w:name w:val="HTML Preformatted Char"/>
    <w:basedOn w:val="DefaultParagraphFont"/>
    <w:link w:val="HTMLPreformatted"/>
    <w:uiPriority w:val="99"/>
    <w:qFormat/>
    <w:rsid w:val="000B21F5"/>
    <w:rPr>
      <w:rFonts w:ascii="Courier New" w:eastAsia="Times New Roman" w:hAnsi="Courier New" w:cs="Courier New"/>
      <w:sz w:val="20"/>
      <w:szCs w:val="20"/>
    </w:rPr>
  </w:style>
  <w:style w:type="character" w:customStyle="1" w:styleId="pre">
    <w:name w:val="pre"/>
    <w:basedOn w:val="DefaultParagraphFont"/>
    <w:qFormat/>
    <w:rsid w:val="000B21F5"/>
  </w:style>
  <w:style w:type="character" w:customStyle="1" w:styleId="UnresolvedMention1">
    <w:name w:val="Unresolved Mention1"/>
    <w:basedOn w:val="DefaultParagraphFont"/>
    <w:uiPriority w:val="99"/>
    <w:qFormat/>
    <w:rsid w:val="000B21F5"/>
    <w:rPr>
      <w:color w:val="605E5C"/>
      <w:shd w:val="clear" w:color="auto" w:fill="E1DFDD"/>
    </w:rPr>
  </w:style>
  <w:style w:type="character" w:customStyle="1" w:styleId="a-size-extra-large">
    <w:name w:val="a-size-extra-large"/>
    <w:basedOn w:val="DefaultParagraphFont"/>
    <w:qFormat/>
    <w:rsid w:val="000B21F5"/>
  </w:style>
  <w:style w:type="character" w:customStyle="1" w:styleId="a-size-large">
    <w:name w:val="a-size-large"/>
    <w:basedOn w:val="DefaultParagraphFont"/>
    <w:qFormat/>
    <w:rsid w:val="000B21F5"/>
  </w:style>
  <w:style w:type="paragraph" w:styleId="Title">
    <w:name w:val="Title"/>
    <w:basedOn w:val="Normal"/>
    <w:next w:val="Normal"/>
    <w:link w:val="TitleChar"/>
    <w:uiPriority w:val="10"/>
    <w:qFormat/>
    <w:rsid w:val="00E21551"/>
    <w:pPr>
      <w:spacing w:after="0" w:line="216" w:lineRule="auto"/>
      <w:ind w:lef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21551"/>
    <w:rPr>
      <w:rFonts w:asciiTheme="majorHAnsi" w:eastAsiaTheme="majorEastAsia" w:hAnsiTheme="majorHAnsi" w:cstheme="majorBidi"/>
      <w:color w:val="404040" w:themeColor="text1" w:themeTint="BF"/>
      <w:spacing w:val="-10"/>
      <w:kern w:val="28"/>
      <w:sz w:val="56"/>
      <w:szCs w:val="56"/>
      <w:lang w:val="en-US" w:eastAsia="en-US" w:bidi="ar-SA"/>
    </w:rPr>
  </w:style>
  <w:style w:type="paragraph" w:styleId="Subtitle">
    <w:name w:val="Subtitle"/>
    <w:basedOn w:val="Normal"/>
    <w:next w:val="Normal"/>
    <w:link w:val="SubtitleChar"/>
    <w:uiPriority w:val="11"/>
    <w:qFormat/>
    <w:rsid w:val="00E21551"/>
    <w:pPr>
      <w:numPr>
        <w:ilvl w:val="1"/>
      </w:numPr>
      <w:spacing w:after="160" w:line="259" w:lineRule="auto"/>
      <w:ind w:left="1443" w:hanging="10"/>
      <w:jc w:val="left"/>
    </w:pPr>
    <w:rPr>
      <w:rFonts w:asciiTheme="minorHAnsi" w:eastAsiaTheme="minorEastAsia" w:hAnsiTheme="minorHAnsi"/>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E21551"/>
    <w:rPr>
      <w:rFonts w:asciiTheme="minorHAnsi" w:eastAsiaTheme="minorEastAsia" w:hAnsiTheme="minorHAnsi"/>
      <w:color w:val="5A5A5A" w:themeColor="text1" w:themeTint="A5"/>
      <w:spacing w:val="15"/>
      <w:sz w:val="22"/>
      <w:szCs w:val="22"/>
      <w:lang w:val="en-US" w:eastAsia="en-US" w:bidi="ar-SA"/>
    </w:rPr>
  </w:style>
  <w:style w:type="paragraph" w:styleId="Footer">
    <w:name w:val="footer"/>
    <w:basedOn w:val="Normal"/>
    <w:link w:val="FooterChar"/>
    <w:rsid w:val="00825B95"/>
    <w:pPr>
      <w:tabs>
        <w:tab w:val="center" w:pos="4513"/>
        <w:tab w:val="right" w:pos="9026"/>
      </w:tabs>
      <w:spacing w:after="0" w:line="240" w:lineRule="auto"/>
    </w:pPr>
  </w:style>
  <w:style w:type="character" w:customStyle="1" w:styleId="FooterChar">
    <w:name w:val="Footer Char"/>
    <w:basedOn w:val="DefaultParagraphFont"/>
    <w:link w:val="Footer"/>
    <w:rsid w:val="00825B95"/>
    <w:rPr>
      <w:rFonts w:eastAsia="Times New Roman"/>
      <w:color w:val="000000"/>
      <w:sz w:val="28"/>
      <w:szCs w:val="22"/>
      <w:lang w:bidi="ar-SA"/>
    </w:rPr>
  </w:style>
  <w:style w:type="paragraph" w:styleId="BalloonText">
    <w:name w:val="Balloon Text"/>
    <w:basedOn w:val="Normal"/>
    <w:link w:val="BalloonTextChar"/>
    <w:semiHidden/>
    <w:unhideWhenUsed/>
    <w:rsid w:val="00445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445E31"/>
    <w:rPr>
      <w:rFonts w:ascii="Segoe UI" w:eastAsia="Times New Roman" w:hAnsi="Segoe UI" w:cs="Segoe UI"/>
      <w:color w:val="000000"/>
      <w:sz w:val="18"/>
      <w:szCs w:val="18"/>
      <w:lang w:bidi="ar-SA"/>
    </w:rPr>
  </w:style>
  <w:style w:type="paragraph" w:styleId="Revision">
    <w:name w:val="Revision"/>
    <w:hidden/>
    <w:uiPriority w:val="99"/>
    <w:semiHidden/>
    <w:rsid w:val="00445E31"/>
    <w:rPr>
      <w:rFonts w:eastAsia="Times New Roman"/>
      <w:color w:val="000000"/>
      <w:sz w:val="28"/>
      <w:szCs w:val="22"/>
      <w:lang w:bidi="ar-SA"/>
    </w:rPr>
  </w:style>
  <w:style w:type="paragraph" w:styleId="NoSpacing">
    <w:name w:val="No Spacing"/>
    <w:link w:val="NoSpacingChar"/>
    <w:uiPriority w:val="1"/>
    <w:qFormat/>
    <w:rsid w:val="00EC3973"/>
    <w:rPr>
      <w:rFonts w:asciiTheme="minorHAnsi" w:eastAsiaTheme="minorEastAsia" w:hAnsiTheme="minorHAnsi" w:cstheme="minorBidi"/>
      <w:sz w:val="22"/>
      <w:szCs w:val="22"/>
      <w:lang w:val="en-US" w:eastAsia="en-US" w:bidi="ar-SA"/>
    </w:rPr>
  </w:style>
  <w:style w:type="character" w:customStyle="1" w:styleId="NoSpacingChar">
    <w:name w:val="No Spacing Char"/>
    <w:basedOn w:val="DefaultParagraphFont"/>
    <w:link w:val="NoSpacing"/>
    <w:uiPriority w:val="1"/>
    <w:rsid w:val="00EC3973"/>
    <w:rPr>
      <w:rFonts w:asciiTheme="minorHAnsi" w:eastAsiaTheme="minorEastAsia" w:hAnsiTheme="minorHAnsi" w:cstheme="minorBidi"/>
      <w:sz w:val="22"/>
      <w:szCs w:val="22"/>
      <w:lang w:val="en-US" w:eastAsia="en-US" w:bidi="ar-SA"/>
    </w:rPr>
  </w:style>
  <w:style w:type="character" w:styleId="UnresolvedMention">
    <w:name w:val="Unresolved Mention"/>
    <w:basedOn w:val="DefaultParagraphFont"/>
    <w:uiPriority w:val="99"/>
    <w:semiHidden/>
    <w:unhideWhenUsed/>
    <w:rsid w:val="001A03D6"/>
    <w:rPr>
      <w:color w:val="605E5C"/>
      <w:shd w:val="clear" w:color="auto" w:fill="E1DFDD"/>
    </w:rPr>
  </w:style>
  <w:style w:type="paragraph" w:customStyle="1" w:styleId="Style1">
    <w:name w:val="Style1"/>
    <w:basedOn w:val="Normal"/>
    <w:link w:val="Style1Char"/>
    <w:qFormat/>
    <w:rsid w:val="00645F58"/>
    <w:pPr>
      <w:spacing w:after="201" w:line="259" w:lineRule="auto"/>
      <w:ind w:left="0" w:firstLine="0"/>
      <w:jc w:val="left"/>
    </w:pPr>
    <w:rPr>
      <w:rFonts w:ascii="Modern Love" w:hAnsi="Modern Love"/>
    </w:rPr>
  </w:style>
  <w:style w:type="character" w:customStyle="1" w:styleId="Style1Char">
    <w:name w:val="Style1 Char"/>
    <w:basedOn w:val="DefaultParagraphFont"/>
    <w:link w:val="Style1"/>
    <w:rsid w:val="00645F58"/>
    <w:rPr>
      <w:rFonts w:ascii="Modern Love" w:eastAsia="Times New Roman" w:hAnsi="Modern Love"/>
      <w:color w:val="000000"/>
      <w:sz w:val="28"/>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311093">
      <w:bodyDiv w:val="1"/>
      <w:marLeft w:val="0"/>
      <w:marRight w:val="0"/>
      <w:marTop w:val="0"/>
      <w:marBottom w:val="0"/>
      <w:divBdr>
        <w:top w:val="none" w:sz="0" w:space="0" w:color="auto"/>
        <w:left w:val="none" w:sz="0" w:space="0" w:color="auto"/>
        <w:bottom w:val="none" w:sz="0" w:space="0" w:color="auto"/>
        <w:right w:val="none" w:sz="0" w:space="0" w:color="auto"/>
      </w:divBdr>
    </w:div>
    <w:div w:id="264266079">
      <w:bodyDiv w:val="1"/>
      <w:marLeft w:val="0"/>
      <w:marRight w:val="0"/>
      <w:marTop w:val="0"/>
      <w:marBottom w:val="0"/>
      <w:divBdr>
        <w:top w:val="none" w:sz="0" w:space="0" w:color="auto"/>
        <w:left w:val="none" w:sz="0" w:space="0" w:color="auto"/>
        <w:bottom w:val="none" w:sz="0" w:space="0" w:color="auto"/>
        <w:right w:val="none" w:sz="0" w:space="0" w:color="auto"/>
      </w:divBdr>
    </w:div>
    <w:div w:id="328216594">
      <w:bodyDiv w:val="1"/>
      <w:marLeft w:val="0"/>
      <w:marRight w:val="0"/>
      <w:marTop w:val="0"/>
      <w:marBottom w:val="0"/>
      <w:divBdr>
        <w:top w:val="none" w:sz="0" w:space="0" w:color="auto"/>
        <w:left w:val="none" w:sz="0" w:space="0" w:color="auto"/>
        <w:bottom w:val="none" w:sz="0" w:space="0" w:color="auto"/>
        <w:right w:val="none" w:sz="0" w:space="0" w:color="auto"/>
      </w:divBdr>
    </w:div>
    <w:div w:id="417214216">
      <w:bodyDiv w:val="1"/>
      <w:marLeft w:val="0"/>
      <w:marRight w:val="0"/>
      <w:marTop w:val="0"/>
      <w:marBottom w:val="0"/>
      <w:divBdr>
        <w:top w:val="none" w:sz="0" w:space="0" w:color="auto"/>
        <w:left w:val="none" w:sz="0" w:space="0" w:color="auto"/>
        <w:bottom w:val="none" w:sz="0" w:space="0" w:color="auto"/>
        <w:right w:val="none" w:sz="0" w:space="0" w:color="auto"/>
      </w:divBdr>
    </w:div>
    <w:div w:id="514686641">
      <w:bodyDiv w:val="1"/>
      <w:marLeft w:val="0"/>
      <w:marRight w:val="0"/>
      <w:marTop w:val="0"/>
      <w:marBottom w:val="0"/>
      <w:divBdr>
        <w:top w:val="none" w:sz="0" w:space="0" w:color="auto"/>
        <w:left w:val="none" w:sz="0" w:space="0" w:color="auto"/>
        <w:bottom w:val="none" w:sz="0" w:space="0" w:color="auto"/>
        <w:right w:val="none" w:sz="0" w:space="0" w:color="auto"/>
      </w:divBdr>
    </w:div>
    <w:div w:id="523203875">
      <w:bodyDiv w:val="1"/>
      <w:marLeft w:val="0"/>
      <w:marRight w:val="0"/>
      <w:marTop w:val="0"/>
      <w:marBottom w:val="0"/>
      <w:divBdr>
        <w:top w:val="none" w:sz="0" w:space="0" w:color="auto"/>
        <w:left w:val="none" w:sz="0" w:space="0" w:color="auto"/>
        <w:bottom w:val="none" w:sz="0" w:space="0" w:color="auto"/>
        <w:right w:val="none" w:sz="0" w:space="0" w:color="auto"/>
      </w:divBdr>
    </w:div>
    <w:div w:id="644891306">
      <w:bodyDiv w:val="1"/>
      <w:marLeft w:val="0"/>
      <w:marRight w:val="0"/>
      <w:marTop w:val="0"/>
      <w:marBottom w:val="0"/>
      <w:divBdr>
        <w:top w:val="none" w:sz="0" w:space="0" w:color="auto"/>
        <w:left w:val="none" w:sz="0" w:space="0" w:color="auto"/>
        <w:bottom w:val="none" w:sz="0" w:space="0" w:color="auto"/>
        <w:right w:val="none" w:sz="0" w:space="0" w:color="auto"/>
      </w:divBdr>
    </w:div>
    <w:div w:id="671178330">
      <w:bodyDiv w:val="1"/>
      <w:marLeft w:val="0"/>
      <w:marRight w:val="0"/>
      <w:marTop w:val="0"/>
      <w:marBottom w:val="0"/>
      <w:divBdr>
        <w:top w:val="none" w:sz="0" w:space="0" w:color="auto"/>
        <w:left w:val="none" w:sz="0" w:space="0" w:color="auto"/>
        <w:bottom w:val="none" w:sz="0" w:space="0" w:color="auto"/>
        <w:right w:val="none" w:sz="0" w:space="0" w:color="auto"/>
      </w:divBdr>
    </w:div>
    <w:div w:id="697007541">
      <w:bodyDiv w:val="1"/>
      <w:marLeft w:val="0"/>
      <w:marRight w:val="0"/>
      <w:marTop w:val="0"/>
      <w:marBottom w:val="0"/>
      <w:divBdr>
        <w:top w:val="none" w:sz="0" w:space="0" w:color="auto"/>
        <w:left w:val="none" w:sz="0" w:space="0" w:color="auto"/>
        <w:bottom w:val="none" w:sz="0" w:space="0" w:color="auto"/>
        <w:right w:val="none" w:sz="0" w:space="0" w:color="auto"/>
      </w:divBdr>
    </w:div>
    <w:div w:id="852886153">
      <w:bodyDiv w:val="1"/>
      <w:marLeft w:val="0"/>
      <w:marRight w:val="0"/>
      <w:marTop w:val="0"/>
      <w:marBottom w:val="0"/>
      <w:divBdr>
        <w:top w:val="none" w:sz="0" w:space="0" w:color="auto"/>
        <w:left w:val="none" w:sz="0" w:space="0" w:color="auto"/>
        <w:bottom w:val="none" w:sz="0" w:space="0" w:color="auto"/>
        <w:right w:val="none" w:sz="0" w:space="0" w:color="auto"/>
      </w:divBdr>
    </w:div>
    <w:div w:id="956983267">
      <w:bodyDiv w:val="1"/>
      <w:marLeft w:val="0"/>
      <w:marRight w:val="0"/>
      <w:marTop w:val="0"/>
      <w:marBottom w:val="0"/>
      <w:divBdr>
        <w:top w:val="none" w:sz="0" w:space="0" w:color="auto"/>
        <w:left w:val="none" w:sz="0" w:space="0" w:color="auto"/>
        <w:bottom w:val="none" w:sz="0" w:space="0" w:color="auto"/>
        <w:right w:val="none" w:sz="0" w:space="0" w:color="auto"/>
      </w:divBdr>
    </w:div>
    <w:div w:id="1003553012">
      <w:bodyDiv w:val="1"/>
      <w:marLeft w:val="0"/>
      <w:marRight w:val="0"/>
      <w:marTop w:val="0"/>
      <w:marBottom w:val="0"/>
      <w:divBdr>
        <w:top w:val="none" w:sz="0" w:space="0" w:color="auto"/>
        <w:left w:val="none" w:sz="0" w:space="0" w:color="auto"/>
        <w:bottom w:val="none" w:sz="0" w:space="0" w:color="auto"/>
        <w:right w:val="none" w:sz="0" w:space="0" w:color="auto"/>
      </w:divBdr>
    </w:div>
    <w:div w:id="1020013911">
      <w:bodyDiv w:val="1"/>
      <w:marLeft w:val="0"/>
      <w:marRight w:val="0"/>
      <w:marTop w:val="0"/>
      <w:marBottom w:val="0"/>
      <w:divBdr>
        <w:top w:val="none" w:sz="0" w:space="0" w:color="auto"/>
        <w:left w:val="none" w:sz="0" w:space="0" w:color="auto"/>
        <w:bottom w:val="none" w:sz="0" w:space="0" w:color="auto"/>
        <w:right w:val="none" w:sz="0" w:space="0" w:color="auto"/>
      </w:divBdr>
    </w:div>
    <w:div w:id="1042100564">
      <w:bodyDiv w:val="1"/>
      <w:marLeft w:val="0"/>
      <w:marRight w:val="0"/>
      <w:marTop w:val="0"/>
      <w:marBottom w:val="0"/>
      <w:divBdr>
        <w:top w:val="none" w:sz="0" w:space="0" w:color="auto"/>
        <w:left w:val="none" w:sz="0" w:space="0" w:color="auto"/>
        <w:bottom w:val="none" w:sz="0" w:space="0" w:color="auto"/>
        <w:right w:val="none" w:sz="0" w:space="0" w:color="auto"/>
      </w:divBdr>
    </w:div>
    <w:div w:id="1257905637">
      <w:bodyDiv w:val="1"/>
      <w:marLeft w:val="0"/>
      <w:marRight w:val="0"/>
      <w:marTop w:val="0"/>
      <w:marBottom w:val="0"/>
      <w:divBdr>
        <w:top w:val="none" w:sz="0" w:space="0" w:color="auto"/>
        <w:left w:val="none" w:sz="0" w:space="0" w:color="auto"/>
        <w:bottom w:val="none" w:sz="0" w:space="0" w:color="auto"/>
        <w:right w:val="none" w:sz="0" w:space="0" w:color="auto"/>
      </w:divBdr>
    </w:div>
    <w:div w:id="1274551531">
      <w:bodyDiv w:val="1"/>
      <w:marLeft w:val="0"/>
      <w:marRight w:val="0"/>
      <w:marTop w:val="0"/>
      <w:marBottom w:val="0"/>
      <w:divBdr>
        <w:top w:val="none" w:sz="0" w:space="0" w:color="auto"/>
        <w:left w:val="none" w:sz="0" w:space="0" w:color="auto"/>
        <w:bottom w:val="none" w:sz="0" w:space="0" w:color="auto"/>
        <w:right w:val="none" w:sz="0" w:space="0" w:color="auto"/>
      </w:divBdr>
    </w:div>
    <w:div w:id="1395933820">
      <w:bodyDiv w:val="1"/>
      <w:marLeft w:val="0"/>
      <w:marRight w:val="0"/>
      <w:marTop w:val="0"/>
      <w:marBottom w:val="0"/>
      <w:divBdr>
        <w:top w:val="none" w:sz="0" w:space="0" w:color="auto"/>
        <w:left w:val="none" w:sz="0" w:space="0" w:color="auto"/>
        <w:bottom w:val="none" w:sz="0" w:space="0" w:color="auto"/>
        <w:right w:val="none" w:sz="0" w:space="0" w:color="auto"/>
      </w:divBdr>
    </w:div>
    <w:div w:id="1435326490">
      <w:bodyDiv w:val="1"/>
      <w:marLeft w:val="0"/>
      <w:marRight w:val="0"/>
      <w:marTop w:val="0"/>
      <w:marBottom w:val="0"/>
      <w:divBdr>
        <w:top w:val="none" w:sz="0" w:space="0" w:color="auto"/>
        <w:left w:val="none" w:sz="0" w:space="0" w:color="auto"/>
        <w:bottom w:val="none" w:sz="0" w:space="0" w:color="auto"/>
        <w:right w:val="none" w:sz="0" w:space="0" w:color="auto"/>
      </w:divBdr>
    </w:div>
    <w:div w:id="1546023171">
      <w:bodyDiv w:val="1"/>
      <w:marLeft w:val="0"/>
      <w:marRight w:val="0"/>
      <w:marTop w:val="0"/>
      <w:marBottom w:val="0"/>
      <w:divBdr>
        <w:top w:val="none" w:sz="0" w:space="0" w:color="auto"/>
        <w:left w:val="none" w:sz="0" w:space="0" w:color="auto"/>
        <w:bottom w:val="none" w:sz="0" w:space="0" w:color="auto"/>
        <w:right w:val="none" w:sz="0" w:space="0" w:color="auto"/>
      </w:divBdr>
    </w:div>
    <w:div w:id="1791777856">
      <w:bodyDiv w:val="1"/>
      <w:marLeft w:val="0"/>
      <w:marRight w:val="0"/>
      <w:marTop w:val="0"/>
      <w:marBottom w:val="0"/>
      <w:divBdr>
        <w:top w:val="none" w:sz="0" w:space="0" w:color="auto"/>
        <w:left w:val="none" w:sz="0" w:space="0" w:color="auto"/>
        <w:bottom w:val="none" w:sz="0" w:space="0" w:color="auto"/>
        <w:right w:val="none" w:sz="0" w:space="0" w:color="auto"/>
      </w:divBdr>
    </w:div>
    <w:div w:id="1843162355">
      <w:bodyDiv w:val="1"/>
      <w:marLeft w:val="0"/>
      <w:marRight w:val="0"/>
      <w:marTop w:val="0"/>
      <w:marBottom w:val="0"/>
      <w:divBdr>
        <w:top w:val="none" w:sz="0" w:space="0" w:color="auto"/>
        <w:left w:val="none" w:sz="0" w:space="0" w:color="auto"/>
        <w:bottom w:val="none" w:sz="0" w:space="0" w:color="auto"/>
        <w:right w:val="none" w:sz="0" w:space="0" w:color="auto"/>
      </w:divBdr>
    </w:div>
    <w:div w:id="1847555577">
      <w:bodyDiv w:val="1"/>
      <w:marLeft w:val="0"/>
      <w:marRight w:val="0"/>
      <w:marTop w:val="0"/>
      <w:marBottom w:val="0"/>
      <w:divBdr>
        <w:top w:val="none" w:sz="0" w:space="0" w:color="auto"/>
        <w:left w:val="none" w:sz="0" w:space="0" w:color="auto"/>
        <w:bottom w:val="none" w:sz="0" w:space="0" w:color="auto"/>
        <w:right w:val="none" w:sz="0" w:space="0" w:color="auto"/>
      </w:divBdr>
    </w:div>
    <w:div w:id="1966353225">
      <w:bodyDiv w:val="1"/>
      <w:marLeft w:val="0"/>
      <w:marRight w:val="0"/>
      <w:marTop w:val="0"/>
      <w:marBottom w:val="0"/>
      <w:divBdr>
        <w:top w:val="none" w:sz="0" w:space="0" w:color="auto"/>
        <w:left w:val="none" w:sz="0" w:space="0" w:color="auto"/>
        <w:bottom w:val="none" w:sz="0" w:space="0" w:color="auto"/>
        <w:right w:val="none" w:sz="0" w:space="0" w:color="auto"/>
      </w:divBdr>
    </w:div>
    <w:div w:id="2102750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4.xml"/><Relationship Id="rId42" Type="http://schemas.openxmlformats.org/officeDocument/2006/relationships/hyperlink" Target="https://creativecommons.org/licenses/by-sa/3.0/" TargetMode="External"/><Relationship Id="rId47" Type="http://schemas.microsoft.com/office/2007/relationships/diagramDrawing" Target="diagrams/drawing1.xml"/><Relationship Id="rId63" Type="http://schemas.openxmlformats.org/officeDocument/2006/relationships/image" Target="media/image25.jpeg"/><Relationship Id="rId68" Type="http://schemas.openxmlformats.org/officeDocument/2006/relationships/header" Target="header1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9.xml"/><Relationship Id="rId11" Type="http://schemas.openxmlformats.org/officeDocument/2006/relationships/image" Target="media/image2.png"/><Relationship Id="rId24" Type="http://schemas.openxmlformats.org/officeDocument/2006/relationships/footer" Target="footer6.xml"/><Relationship Id="rId32" Type="http://schemas.openxmlformats.org/officeDocument/2006/relationships/hyperlink" Target="https://pixabay.com/ko/metabolomics-%EB%8C%80%EC%82%AC%EC%B2%B4-%EC%8B%A0%EC%A7%84-%EB%8C%80%EC%82%AC-omics-%EC%83%9D%ED%99%94%ED%95%99-2316520/" TargetMode="External"/><Relationship Id="rId37" Type="http://schemas.openxmlformats.org/officeDocument/2006/relationships/hyperlink" Target="https://gouforit.com/los-3-mejores-ordenadores-portatiles-baratos-para-estudiantes/" TargetMode="External"/><Relationship Id="rId40" Type="http://schemas.openxmlformats.org/officeDocument/2006/relationships/image" Target="media/image9.jpeg"/><Relationship Id="rId45" Type="http://schemas.openxmlformats.org/officeDocument/2006/relationships/diagramQuickStyle" Target="diagrams/quickStyle1.xml"/><Relationship Id="rId53" Type="http://schemas.openxmlformats.org/officeDocument/2006/relationships/image" Target="media/image15.jpeg"/><Relationship Id="rId58" Type="http://schemas.openxmlformats.org/officeDocument/2006/relationships/image" Target="media/image20.jpeg"/><Relationship Id="rId66" Type="http://schemas.openxmlformats.org/officeDocument/2006/relationships/hyperlink" Target="https://svgsilh.com/image/2040692.html" TargetMode="External"/><Relationship Id="rId74" Type="http://schemas.openxmlformats.org/officeDocument/2006/relationships/glossaryDocument" Target="glossary/document.xml"/><Relationship Id="rId5" Type="http://schemas.openxmlformats.org/officeDocument/2006/relationships/styles" Target="styles.xml"/><Relationship Id="rId61" Type="http://schemas.openxmlformats.org/officeDocument/2006/relationships/image" Target="media/image23.pn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chart" Target="charts/chart1.xml"/><Relationship Id="rId43" Type="http://schemas.openxmlformats.org/officeDocument/2006/relationships/diagramData" Target="diagrams/data1.xml"/><Relationship Id="rId48" Type="http://schemas.openxmlformats.org/officeDocument/2006/relationships/image" Target="media/image10.jpeg"/><Relationship Id="rId56" Type="http://schemas.openxmlformats.org/officeDocument/2006/relationships/image" Target="media/image18.jpeg"/><Relationship Id="rId64" Type="http://schemas.openxmlformats.org/officeDocument/2006/relationships/image" Target="media/image26.png"/><Relationship Id="rId69" Type="http://schemas.openxmlformats.org/officeDocument/2006/relationships/footer" Target="footer10.xml"/><Relationship Id="rId8" Type="http://schemas.openxmlformats.org/officeDocument/2006/relationships/footnotes" Target="footnotes.xml"/><Relationship Id="rId51" Type="http://schemas.openxmlformats.org/officeDocument/2006/relationships/image" Target="media/image13.jpeg"/><Relationship Id="rId72" Type="http://schemas.openxmlformats.org/officeDocument/2006/relationships/footer" Target="footer12.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6.png"/><Relationship Id="rId38" Type="http://schemas.openxmlformats.org/officeDocument/2006/relationships/hyperlink" Target="https://gouforit.com/los-3-mejores-ordenadores-portatiles-baratos-para-estudiantes/" TargetMode="External"/><Relationship Id="rId46" Type="http://schemas.openxmlformats.org/officeDocument/2006/relationships/diagramColors" Target="diagrams/colors1.xml"/><Relationship Id="rId59" Type="http://schemas.openxmlformats.org/officeDocument/2006/relationships/image" Target="media/image21.jpeg"/><Relationship Id="rId67" Type="http://schemas.openxmlformats.org/officeDocument/2006/relationships/header" Target="header10.xml"/><Relationship Id="rId20" Type="http://schemas.openxmlformats.org/officeDocument/2006/relationships/header" Target="header5.xml"/><Relationship Id="rId41" Type="http://schemas.openxmlformats.org/officeDocument/2006/relationships/hyperlink" Target="https://gouforit.com/los-3-mejores-ordenadores-portatiles-baratos-para-estudiantes/" TargetMode="External"/><Relationship Id="rId54" Type="http://schemas.openxmlformats.org/officeDocument/2006/relationships/image" Target="media/image16.jpeg"/><Relationship Id="rId62" Type="http://schemas.openxmlformats.org/officeDocument/2006/relationships/image" Target="media/image24.jpeg"/><Relationship Id="rId70" Type="http://schemas.openxmlformats.org/officeDocument/2006/relationships/footer" Target="foot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image" Target="media/image8.jpg"/><Relationship Id="rId49" Type="http://schemas.openxmlformats.org/officeDocument/2006/relationships/image" Target="media/image11.jpeg"/><Relationship Id="rId57" Type="http://schemas.openxmlformats.org/officeDocument/2006/relationships/image" Target="media/image19.jpeg"/><Relationship Id="rId10" Type="http://schemas.openxmlformats.org/officeDocument/2006/relationships/image" Target="media/image1.png"/><Relationship Id="rId31" Type="http://schemas.openxmlformats.org/officeDocument/2006/relationships/image" Target="media/image5.png"/><Relationship Id="rId44" Type="http://schemas.openxmlformats.org/officeDocument/2006/relationships/diagramLayout" Target="diagrams/layout1.xml"/><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image" Target="media/image27.sv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creativecommons.org/licenses/by-sa/3.0/" TargetMode="External"/><Relationship Id="rId34" Type="http://schemas.openxmlformats.org/officeDocument/2006/relationships/image" Target="media/image7.jpeg"/><Relationship Id="rId50" Type="http://schemas.openxmlformats.org/officeDocument/2006/relationships/image" Target="media/image12.jpeg"/><Relationship Id="rId55" Type="http://schemas.openxmlformats.org/officeDocument/2006/relationships/image" Target="media/image17.jpeg"/><Relationship Id="rId7" Type="http://schemas.openxmlformats.org/officeDocument/2006/relationships/webSettings" Target="webSettings.xml"/><Relationship Id="rId71"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10.xml.rels><?xml version="1.0" encoding="UTF-8" standalone="yes"?>
<Relationships xmlns="http://schemas.openxmlformats.org/package/2006/relationships"><Relationship Id="rId1" Type="http://schemas.openxmlformats.org/officeDocument/2006/relationships/image" Target="media/image4.jpeg"/></Relationships>
</file>

<file path=word/_rels/header11.xml.rels><?xml version="1.0" encoding="UTF-8" standalone="yes"?>
<Relationships xmlns="http://schemas.openxmlformats.org/package/2006/relationships"><Relationship Id="rId1" Type="http://schemas.openxmlformats.org/officeDocument/2006/relationships/image" Target="media/image4.jpeg"/></Relationships>
</file>

<file path=word/_rels/header12.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4.jpeg"/></Relationships>
</file>

<file path=word/_rels/header8.xml.rels><?xml version="1.0" encoding="UTF-8" standalone="yes"?>
<Relationships xmlns="http://schemas.openxmlformats.org/package/2006/relationships"><Relationship Id="rId1" Type="http://schemas.openxmlformats.org/officeDocument/2006/relationships/image" Target="media/image4.jpeg"/></Relationships>
</file>

<file path=word/_rels/header9.xml.rels><?xml version="1.0" encoding="UTF-8" standalone="yes"?>
<Relationships xmlns="http://schemas.openxmlformats.org/package/2006/relationships"><Relationship Id="rId1"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Days</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days</c:v>
                </c:pt>
              </c:strCache>
            </c:strRef>
          </c:tx>
          <c:spPr>
            <a:pattFill prst="ltUpDiag">
              <a:fgClr>
                <a:schemeClr val="accent1"/>
              </a:fgClr>
              <a:bgClr>
                <a:schemeClr val="lt1"/>
              </a:bgClr>
            </a:pattFill>
            <a:ln>
              <a:noFill/>
            </a:ln>
            <a:effectLst/>
          </c:spPr>
          <c:invertIfNegative val="0"/>
          <c:dLbls>
            <c:spPr>
              <a:solidFill>
                <a:schemeClr val="accent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trendline>
            <c:spPr>
              <a:ln w="28575" cap="rnd">
                <a:solidFill>
                  <a:schemeClr val="lt1">
                    <a:alpha val="50000"/>
                  </a:schemeClr>
                </a:solidFill>
                <a:round/>
              </a:ln>
              <a:effectLst/>
            </c:spPr>
            <c:trendlineType val="linear"/>
            <c:dispRSqr val="0"/>
            <c:dispEq val="0"/>
          </c:trendline>
          <c:cat>
            <c:strRef>
              <c:f>Sheet1!$A$2:$A$9</c:f>
              <c:strCache>
                <c:ptCount val="8"/>
                <c:pt idx="0">
                  <c:v>ideation</c:v>
                </c:pt>
                <c:pt idx="1">
                  <c:v>resource allocation</c:v>
                </c:pt>
                <c:pt idx="2">
                  <c:v>design</c:v>
                </c:pt>
                <c:pt idx="3">
                  <c:v>research</c:v>
                </c:pt>
                <c:pt idx="4">
                  <c:v>coding</c:v>
                </c:pt>
                <c:pt idx="5">
                  <c:v>testing</c:v>
                </c:pt>
                <c:pt idx="6">
                  <c:v>report making</c:v>
                </c:pt>
                <c:pt idx="7">
                  <c:v>deployment</c:v>
                </c:pt>
              </c:strCache>
            </c:strRef>
          </c:cat>
          <c:val>
            <c:numRef>
              <c:f>Sheet1!$B$2:$B$9</c:f>
              <c:numCache>
                <c:formatCode>General</c:formatCode>
                <c:ptCount val="8"/>
                <c:pt idx="0">
                  <c:v>5</c:v>
                </c:pt>
                <c:pt idx="1">
                  <c:v>3</c:v>
                </c:pt>
                <c:pt idx="2">
                  <c:v>10</c:v>
                </c:pt>
                <c:pt idx="3">
                  <c:v>12</c:v>
                </c:pt>
                <c:pt idx="4">
                  <c:v>30</c:v>
                </c:pt>
                <c:pt idx="5">
                  <c:v>4</c:v>
                </c:pt>
                <c:pt idx="6">
                  <c:v>6</c:v>
                </c:pt>
                <c:pt idx="7">
                  <c:v>2</c:v>
                </c:pt>
              </c:numCache>
            </c:numRef>
          </c:val>
          <c:extLst>
            <c:ext xmlns:c16="http://schemas.microsoft.com/office/drawing/2014/chart" uri="{C3380CC4-5D6E-409C-BE32-E72D297353CC}">
              <c16:uniqueId val="{00000000-11DB-405E-8568-46671D3162DA}"/>
            </c:ext>
          </c:extLst>
        </c:ser>
        <c:dLbls>
          <c:showLegendKey val="0"/>
          <c:showVal val="1"/>
          <c:showCatName val="0"/>
          <c:showSerName val="0"/>
          <c:showPercent val="0"/>
          <c:showBubbleSize val="0"/>
        </c:dLbls>
        <c:gapWidth val="269"/>
        <c:overlap val="-20"/>
        <c:axId val="42941056"/>
        <c:axId val="42947328"/>
      </c:barChart>
      <c:catAx>
        <c:axId val="42941056"/>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GB"/>
                  <a:t>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42947328"/>
        <c:crosses val="autoZero"/>
        <c:auto val="1"/>
        <c:lblAlgn val="ctr"/>
        <c:lblOffset val="100"/>
        <c:noMultiLvlLbl val="0"/>
      </c:catAx>
      <c:valAx>
        <c:axId val="42947328"/>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GB"/>
                  <a:t>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2941056"/>
        <c:crosses val="autoZero"/>
        <c:crossBetween val="between"/>
      </c:valAx>
      <c:dTable>
        <c:showHorzBorder val="1"/>
        <c:showVertBorder val="1"/>
        <c:showOutline val="1"/>
        <c:showKeys val="1"/>
        <c:spPr>
          <a:noFill/>
          <a:ln w="9525">
            <a:solidFill>
              <a:schemeClr val="accent1">
                <a:lumMod val="60000"/>
                <a:lumOff val="40000"/>
              </a:schemeClr>
            </a:solidFill>
          </a:ln>
          <a:effectLst/>
        </c:spPr>
        <c:txPr>
          <a:bodyPr rot="0" spcFirstLastPara="1" vertOverflow="ellipsis" vert="horz" wrap="square" anchor="ctr" anchorCtr="1"/>
          <a:lstStyle/>
          <a:p>
            <a:pPr rtl="0">
              <a:defRPr sz="900" b="0" i="0" u="none" strike="noStrike" kern="1200" baseline="0">
                <a:solidFill>
                  <a:schemeClr val="lt1"/>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6">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35A0B2-6ED4-4160-9CDD-77792672EA85}"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IN"/>
        </a:p>
      </dgm:t>
    </dgm:pt>
    <dgm:pt modelId="{F9A8C171-9FA9-4B4F-B0C4-3D16EE4DCFC6}">
      <dgm:prSet phldrT="[Text]" custT="1"/>
      <dgm:spPr>
        <a:solidFill>
          <a:schemeClr val="accent1"/>
        </a:solidFill>
      </dgm:spPr>
      <dgm:t>
        <a:bodyPr/>
        <a:lstStyle/>
        <a:p>
          <a:r>
            <a:rPr lang="en-IN" sz="800"/>
            <a:t>Presentation layer/client side/UI</a:t>
          </a:r>
        </a:p>
      </dgm:t>
    </dgm:pt>
    <dgm:pt modelId="{0C41D069-CA83-4910-B7FE-4806AE844029}" type="parTrans" cxnId="{8F882260-2985-43C3-AB4D-E6EC7C902086}">
      <dgm:prSet/>
      <dgm:spPr/>
      <dgm:t>
        <a:bodyPr/>
        <a:lstStyle/>
        <a:p>
          <a:endParaRPr lang="en-IN"/>
        </a:p>
      </dgm:t>
    </dgm:pt>
    <dgm:pt modelId="{B2F5DC69-A242-4020-8D27-28C04D774DEE}" type="sibTrans" cxnId="{8F882260-2985-43C3-AB4D-E6EC7C902086}">
      <dgm:prSet/>
      <dgm:spPr/>
      <dgm:t>
        <a:bodyPr/>
        <a:lstStyle/>
        <a:p>
          <a:endParaRPr lang="en-IN"/>
        </a:p>
      </dgm:t>
    </dgm:pt>
    <dgm:pt modelId="{76542310-4C6B-431F-B620-BF88AE1F3761}">
      <dgm:prSet phldrT="[Text]" custT="1"/>
      <dgm:spPr/>
      <dgm:t>
        <a:bodyPr/>
        <a:lstStyle/>
        <a:p>
          <a:r>
            <a:rPr lang="en-IN" sz="900"/>
            <a:t>HTML,CSS &amp; JS</a:t>
          </a:r>
        </a:p>
      </dgm:t>
    </dgm:pt>
    <dgm:pt modelId="{6F951A6B-E403-4CB0-B2D4-EE27488ACEAE}" type="parTrans" cxnId="{F44A0A46-4FB2-40A9-AFD7-E46CF7C01126}">
      <dgm:prSet/>
      <dgm:spPr/>
      <dgm:t>
        <a:bodyPr/>
        <a:lstStyle/>
        <a:p>
          <a:endParaRPr lang="en-IN"/>
        </a:p>
      </dgm:t>
    </dgm:pt>
    <dgm:pt modelId="{112B0BD6-C282-4582-B9BE-9264834C9397}" type="sibTrans" cxnId="{F44A0A46-4FB2-40A9-AFD7-E46CF7C01126}">
      <dgm:prSet/>
      <dgm:spPr/>
      <dgm:t>
        <a:bodyPr/>
        <a:lstStyle/>
        <a:p>
          <a:endParaRPr lang="en-IN"/>
        </a:p>
      </dgm:t>
    </dgm:pt>
    <dgm:pt modelId="{4E398883-3C21-42C8-A595-72251F40D497}">
      <dgm:prSet phldrT="[Text]" custT="1"/>
      <dgm:spPr/>
      <dgm:t>
        <a:bodyPr/>
        <a:lstStyle/>
        <a:p>
          <a:r>
            <a:rPr lang="en-IN" sz="800"/>
            <a:t>backend/application/operation layer</a:t>
          </a:r>
        </a:p>
      </dgm:t>
    </dgm:pt>
    <dgm:pt modelId="{B3744338-23FC-4253-9FBF-1354365CE0A9}" type="parTrans" cxnId="{51AF060D-8069-4B58-8863-A5E1E3BF8F77}">
      <dgm:prSet/>
      <dgm:spPr/>
      <dgm:t>
        <a:bodyPr/>
        <a:lstStyle/>
        <a:p>
          <a:endParaRPr lang="en-IN"/>
        </a:p>
      </dgm:t>
    </dgm:pt>
    <dgm:pt modelId="{831B3371-AA6F-43DB-8B3E-AC51A0D52EAB}" type="sibTrans" cxnId="{51AF060D-8069-4B58-8863-A5E1E3BF8F77}">
      <dgm:prSet/>
      <dgm:spPr/>
      <dgm:t>
        <a:bodyPr/>
        <a:lstStyle/>
        <a:p>
          <a:endParaRPr lang="en-IN"/>
        </a:p>
      </dgm:t>
    </dgm:pt>
    <dgm:pt modelId="{0709073D-9ED8-4FF8-B1AE-9462B869DF25}">
      <dgm:prSet phldrT="[Text]" custT="1"/>
      <dgm:spPr/>
      <dgm:t>
        <a:bodyPr/>
        <a:lstStyle/>
        <a:p>
          <a:r>
            <a:rPr lang="en-IN" sz="900"/>
            <a:t>Java,maven framework</a:t>
          </a:r>
        </a:p>
      </dgm:t>
    </dgm:pt>
    <dgm:pt modelId="{19F702B7-0D3B-42BB-919B-7CF8D0E2480B}" type="parTrans" cxnId="{F57F0462-3E0C-459E-8DC7-3F4ED9B841B8}">
      <dgm:prSet/>
      <dgm:spPr/>
      <dgm:t>
        <a:bodyPr/>
        <a:lstStyle/>
        <a:p>
          <a:endParaRPr lang="en-IN"/>
        </a:p>
      </dgm:t>
    </dgm:pt>
    <dgm:pt modelId="{DD984708-B9AB-48F5-8D11-543229E3799D}" type="sibTrans" cxnId="{F57F0462-3E0C-459E-8DC7-3F4ED9B841B8}">
      <dgm:prSet/>
      <dgm:spPr/>
      <dgm:t>
        <a:bodyPr/>
        <a:lstStyle/>
        <a:p>
          <a:endParaRPr lang="en-IN"/>
        </a:p>
      </dgm:t>
    </dgm:pt>
    <dgm:pt modelId="{C1C8A8BC-A1E8-4780-A1A1-0335C8D7F428}">
      <dgm:prSet phldrT="[Text]" custT="1"/>
      <dgm:spPr/>
      <dgm:t>
        <a:bodyPr/>
        <a:lstStyle/>
        <a:p>
          <a:r>
            <a:rPr lang="en-IN" sz="900"/>
            <a:t>JDBC</a:t>
          </a:r>
        </a:p>
      </dgm:t>
    </dgm:pt>
    <dgm:pt modelId="{A7C9B74E-344A-4946-9BBA-3997FE72D12D}" type="parTrans" cxnId="{52BA1AD3-D3F9-4771-AEF5-7C0702BCC3B3}">
      <dgm:prSet/>
      <dgm:spPr/>
      <dgm:t>
        <a:bodyPr/>
        <a:lstStyle/>
        <a:p>
          <a:endParaRPr lang="en-IN"/>
        </a:p>
      </dgm:t>
    </dgm:pt>
    <dgm:pt modelId="{41D7C81E-D696-42DD-A539-43CB3C49EBEA}" type="sibTrans" cxnId="{52BA1AD3-D3F9-4771-AEF5-7C0702BCC3B3}">
      <dgm:prSet/>
      <dgm:spPr/>
      <dgm:t>
        <a:bodyPr/>
        <a:lstStyle/>
        <a:p>
          <a:endParaRPr lang="en-IN"/>
        </a:p>
      </dgm:t>
    </dgm:pt>
    <dgm:pt modelId="{D3132B93-E6F2-454F-80D7-3A565A7626DA}">
      <dgm:prSet phldrT="[Text]" custT="1"/>
      <dgm:spPr/>
      <dgm:t>
        <a:bodyPr/>
        <a:lstStyle/>
        <a:p>
          <a:r>
            <a:rPr lang="en-IN" sz="900"/>
            <a:t>DBMS/data/devside layer</a:t>
          </a:r>
          <a:br>
            <a:rPr lang="en-IN" sz="900"/>
          </a:br>
          <a:r>
            <a:rPr lang="en-IN" sz="900"/>
            <a:t>MySQL</a:t>
          </a:r>
        </a:p>
      </dgm:t>
    </dgm:pt>
    <dgm:pt modelId="{BEA74443-D2BC-43D4-8E37-3D3A0B74753B}" type="parTrans" cxnId="{3958D31A-0166-497B-B3F7-B3EA14AB21DC}">
      <dgm:prSet/>
      <dgm:spPr/>
      <dgm:t>
        <a:bodyPr/>
        <a:lstStyle/>
        <a:p>
          <a:endParaRPr lang="en-IN"/>
        </a:p>
      </dgm:t>
    </dgm:pt>
    <dgm:pt modelId="{6E1E8863-CA37-4BEB-8AC8-7E5DB755FA7E}" type="sibTrans" cxnId="{3958D31A-0166-497B-B3F7-B3EA14AB21DC}">
      <dgm:prSet/>
      <dgm:spPr/>
      <dgm:t>
        <a:bodyPr/>
        <a:lstStyle/>
        <a:p>
          <a:endParaRPr lang="en-IN"/>
        </a:p>
      </dgm:t>
    </dgm:pt>
    <dgm:pt modelId="{36C3AF3D-A30F-4ADA-B124-872B5B3AEA22}">
      <dgm:prSet phldrT="[Text]" custT="1"/>
      <dgm:spPr/>
      <dgm:t>
        <a:bodyPr/>
        <a:lstStyle/>
        <a:p>
          <a:r>
            <a:rPr lang="en-IN" sz="1000"/>
            <a:t>restful API Spark/Scala Gson</a:t>
          </a:r>
        </a:p>
      </dgm:t>
    </dgm:pt>
    <dgm:pt modelId="{EE47E088-083F-4831-BC94-B9A0C99C628C}" type="parTrans" cxnId="{84C160C8-0C1E-4F45-A0C3-98A43701986F}">
      <dgm:prSet/>
      <dgm:spPr/>
      <dgm:t>
        <a:bodyPr/>
        <a:lstStyle/>
        <a:p>
          <a:endParaRPr lang="en-IN"/>
        </a:p>
      </dgm:t>
    </dgm:pt>
    <dgm:pt modelId="{26095F16-9CF8-4D6B-998B-CDABB381ABF2}" type="sibTrans" cxnId="{84C160C8-0C1E-4F45-A0C3-98A43701986F}">
      <dgm:prSet/>
      <dgm:spPr/>
      <dgm:t>
        <a:bodyPr/>
        <a:lstStyle/>
        <a:p>
          <a:endParaRPr lang="en-IN"/>
        </a:p>
      </dgm:t>
    </dgm:pt>
    <dgm:pt modelId="{8B333699-D5B5-4EE8-B621-413C6BF5407E}">
      <dgm:prSet phldrT="[Text]"/>
      <dgm:spPr/>
      <dgm:t>
        <a:bodyPr/>
        <a:lstStyle/>
        <a:p>
          <a:r>
            <a:rPr lang="en-IN"/>
            <a:t>data taken from user by frontend get stored in database due to http requuests sent from backend</a:t>
          </a:r>
        </a:p>
      </dgm:t>
    </dgm:pt>
    <dgm:pt modelId="{2C7D0114-752D-4831-85CE-CEDC11D83EEE}" type="sibTrans" cxnId="{EAC3660F-3D67-45E1-85E2-420EB79E648A}">
      <dgm:prSet/>
      <dgm:spPr/>
      <dgm:t>
        <a:bodyPr/>
        <a:lstStyle/>
        <a:p>
          <a:endParaRPr lang="en-IN"/>
        </a:p>
      </dgm:t>
    </dgm:pt>
    <dgm:pt modelId="{3407D4B8-0C2D-4645-9189-3C3F8F8C4860}" type="parTrans" cxnId="{EAC3660F-3D67-45E1-85E2-420EB79E648A}">
      <dgm:prSet/>
      <dgm:spPr/>
      <dgm:t>
        <a:bodyPr/>
        <a:lstStyle/>
        <a:p>
          <a:endParaRPr lang="en-IN"/>
        </a:p>
      </dgm:t>
    </dgm:pt>
    <dgm:pt modelId="{F20BAF7B-3AC7-4C8E-BD7B-28D950EDCDF9}" type="pres">
      <dgm:prSet presAssocID="{4D35A0B2-6ED4-4160-9CDD-77792672EA85}" presName="theList" presStyleCnt="0">
        <dgm:presLayoutVars>
          <dgm:dir/>
          <dgm:animLvl val="lvl"/>
          <dgm:resizeHandles val="exact"/>
        </dgm:presLayoutVars>
      </dgm:prSet>
      <dgm:spPr/>
    </dgm:pt>
    <dgm:pt modelId="{AC158FF6-C84A-4DF9-9C0A-4F4EB761EA65}" type="pres">
      <dgm:prSet presAssocID="{F9A8C171-9FA9-4B4F-B0C4-3D16EE4DCFC6}" presName="compNode" presStyleCnt="0"/>
      <dgm:spPr/>
    </dgm:pt>
    <dgm:pt modelId="{2DDAE26E-AA44-4303-9A78-83DDC0FD2B94}" type="pres">
      <dgm:prSet presAssocID="{F9A8C171-9FA9-4B4F-B0C4-3D16EE4DCFC6}" presName="noGeometry" presStyleCnt="0"/>
      <dgm:spPr/>
    </dgm:pt>
    <dgm:pt modelId="{CBB1D162-090B-420A-A0CF-AF0052838AE8}" type="pres">
      <dgm:prSet presAssocID="{F9A8C171-9FA9-4B4F-B0C4-3D16EE4DCFC6}" presName="childTextVisible" presStyleLbl="bgAccFollowNode1" presStyleIdx="0" presStyleCnt="3">
        <dgm:presLayoutVars>
          <dgm:bulletEnabled val="1"/>
        </dgm:presLayoutVars>
      </dgm:prSet>
      <dgm:spPr/>
    </dgm:pt>
    <dgm:pt modelId="{A1ABDD76-C63E-4633-813E-6ADBAA130CB2}" type="pres">
      <dgm:prSet presAssocID="{F9A8C171-9FA9-4B4F-B0C4-3D16EE4DCFC6}" presName="childTextHidden" presStyleLbl="bgAccFollowNode1" presStyleIdx="0" presStyleCnt="3"/>
      <dgm:spPr/>
    </dgm:pt>
    <dgm:pt modelId="{31F5CF1B-FCEC-42BF-A2F7-E10C49DAFDF7}" type="pres">
      <dgm:prSet presAssocID="{F9A8C171-9FA9-4B4F-B0C4-3D16EE4DCFC6}" presName="parentText" presStyleLbl="node1" presStyleIdx="0" presStyleCnt="3">
        <dgm:presLayoutVars>
          <dgm:chMax val="1"/>
          <dgm:bulletEnabled val="1"/>
        </dgm:presLayoutVars>
      </dgm:prSet>
      <dgm:spPr/>
    </dgm:pt>
    <dgm:pt modelId="{72EFAFEF-7517-453C-89B8-9A437B377E99}" type="pres">
      <dgm:prSet presAssocID="{F9A8C171-9FA9-4B4F-B0C4-3D16EE4DCFC6}" presName="aSpace" presStyleCnt="0"/>
      <dgm:spPr/>
    </dgm:pt>
    <dgm:pt modelId="{EC56C765-705F-4386-90EE-9BEF203D1BC1}" type="pres">
      <dgm:prSet presAssocID="{4E398883-3C21-42C8-A595-72251F40D497}" presName="compNode" presStyleCnt="0"/>
      <dgm:spPr/>
    </dgm:pt>
    <dgm:pt modelId="{D42E2321-CC88-4387-836B-C6BC7CA4864B}" type="pres">
      <dgm:prSet presAssocID="{4E398883-3C21-42C8-A595-72251F40D497}" presName="noGeometry" presStyleCnt="0"/>
      <dgm:spPr/>
    </dgm:pt>
    <dgm:pt modelId="{859D6AE2-DB27-4354-ABE4-70D0B3177151}" type="pres">
      <dgm:prSet presAssocID="{4E398883-3C21-42C8-A595-72251F40D497}" presName="childTextVisible" presStyleLbl="bgAccFollowNode1" presStyleIdx="1" presStyleCnt="3">
        <dgm:presLayoutVars>
          <dgm:bulletEnabled val="1"/>
        </dgm:presLayoutVars>
      </dgm:prSet>
      <dgm:spPr/>
    </dgm:pt>
    <dgm:pt modelId="{D7E47B3B-0080-4955-B8C7-498970AB3BBD}" type="pres">
      <dgm:prSet presAssocID="{4E398883-3C21-42C8-A595-72251F40D497}" presName="childTextHidden" presStyleLbl="bgAccFollowNode1" presStyleIdx="1" presStyleCnt="3"/>
      <dgm:spPr/>
    </dgm:pt>
    <dgm:pt modelId="{F7523969-A9EC-4B23-B445-513ECC15FF7C}" type="pres">
      <dgm:prSet presAssocID="{4E398883-3C21-42C8-A595-72251F40D497}" presName="parentText" presStyleLbl="node1" presStyleIdx="1" presStyleCnt="3">
        <dgm:presLayoutVars>
          <dgm:chMax val="1"/>
          <dgm:bulletEnabled val="1"/>
        </dgm:presLayoutVars>
      </dgm:prSet>
      <dgm:spPr/>
    </dgm:pt>
    <dgm:pt modelId="{08A63CDE-2D5D-46E5-AA00-F12613D823D9}" type="pres">
      <dgm:prSet presAssocID="{4E398883-3C21-42C8-A595-72251F40D497}" presName="aSpace" presStyleCnt="0"/>
      <dgm:spPr/>
    </dgm:pt>
    <dgm:pt modelId="{89BD4D2E-E3F6-46F5-B9BC-51D2D18ACAAE}" type="pres">
      <dgm:prSet presAssocID="{D3132B93-E6F2-454F-80D7-3A565A7626DA}" presName="compNode" presStyleCnt="0"/>
      <dgm:spPr/>
    </dgm:pt>
    <dgm:pt modelId="{B452A9BC-EA89-4897-937E-637E1B502915}" type="pres">
      <dgm:prSet presAssocID="{D3132B93-E6F2-454F-80D7-3A565A7626DA}" presName="noGeometry" presStyleCnt="0"/>
      <dgm:spPr/>
    </dgm:pt>
    <dgm:pt modelId="{36077ED3-8002-4F31-9EDA-3F338F973CB3}" type="pres">
      <dgm:prSet presAssocID="{D3132B93-E6F2-454F-80D7-3A565A7626DA}" presName="childTextVisible" presStyleLbl="bgAccFollowNode1" presStyleIdx="2" presStyleCnt="3">
        <dgm:presLayoutVars>
          <dgm:bulletEnabled val="1"/>
        </dgm:presLayoutVars>
      </dgm:prSet>
      <dgm:spPr/>
    </dgm:pt>
    <dgm:pt modelId="{001EAB1D-8786-46E7-9007-2F870182840B}" type="pres">
      <dgm:prSet presAssocID="{D3132B93-E6F2-454F-80D7-3A565A7626DA}" presName="childTextHidden" presStyleLbl="bgAccFollowNode1" presStyleIdx="2" presStyleCnt="3"/>
      <dgm:spPr/>
    </dgm:pt>
    <dgm:pt modelId="{4405BD31-0E92-4292-A6A0-C2DA2AD83F6E}" type="pres">
      <dgm:prSet presAssocID="{D3132B93-E6F2-454F-80D7-3A565A7626DA}" presName="parentText" presStyleLbl="node1" presStyleIdx="2" presStyleCnt="3">
        <dgm:presLayoutVars>
          <dgm:chMax val="1"/>
          <dgm:bulletEnabled val="1"/>
        </dgm:presLayoutVars>
      </dgm:prSet>
      <dgm:spPr/>
    </dgm:pt>
  </dgm:ptLst>
  <dgm:cxnLst>
    <dgm:cxn modelId="{51AF060D-8069-4B58-8863-A5E1E3BF8F77}" srcId="{4D35A0B2-6ED4-4160-9CDD-77792672EA85}" destId="{4E398883-3C21-42C8-A595-72251F40D497}" srcOrd="1" destOrd="0" parTransId="{B3744338-23FC-4253-9FBF-1354365CE0A9}" sibTransId="{831B3371-AA6F-43DB-8B3E-AC51A0D52EAB}"/>
    <dgm:cxn modelId="{7175660F-3BCE-4D29-97B6-BCBA095EA7ED}" type="presOf" srcId="{4E398883-3C21-42C8-A595-72251F40D497}" destId="{F7523969-A9EC-4B23-B445-513ECC15FF7C}" srcOrd="0" destOrd="0" presId="urn:microsoft.com/office/officeart/2005/8/layout/hProcess6"/>
    <dgm:cxn modelId="{EAC3660F-3D67-45E1-85E2-420EB79E648A}" srcId="{D3132B93-E6F2-454F-80D7-3A565A7626DA}" destId="{8B333699-D5B5-4EE8-B621-413C6BF5407E}" srcOrd="0" destOrd="0" parTransId="{3407D4B8-0C2D-4645-9189-3C3F8F8C4860}" sibTransId="{2C7D0114-752D-4831-85CE-CEDC11D83EEE}"/>
    <dgm:cxn modelId="{FB1DC811-E45D-47D8-90EA-0223B1331009}" type="presOf" srcId="{0709073D-9ED8-4FF8-B1AE-9462B869DF25}" destId="{859D6AE2-DB27-4354-ABE4-70D0B3177151}" srcOrd="0" destOrd="0" presId="urn:microsoft.com/office/officeart/2005/8/layout/hProcess6"/>
    <dgm:cxn modelId="{3958D31A-0166-497B-B3F7-B3EA14AB21DC}" srcId="{4D35A0B2-6ED4-4160-9CDD-77792672EA85}" destId="{D3132B93-E6F2-454F-80D7-3A565A7626DA}" srcOrd="2" destOrd="0" parTransId="{BEA74443-D2BC-43D4-8E37-3D3A0B74753B}" sibTransId="{6E1E8863-CA37-4BEB-8AC8-7E5DB755FA7E}"/>
    <dgm:cxn modelId="{53C0F238-E6AC-4904-BA3E-79BC93F9351B}" type="presOf" srcId="{D3132B93-E6F2-454F-80D7-3A565A7626DA}" destId="{4405BD31-0E92-4292-A6A0-C2DA2AD83F6E}" srcOrd="0" destOrd="0" presId="urn:microsoft.com/office/officeart/2005/8/layout/hProcess6"/>
    <dgm:cxn modelId="{E66DB83A-F8EF-4EDC-856E-707BAC683275}" type="presOf" srcId="{8B333699-D5B5-4EE8-B621-413C6BF5407E}" destId="{001EAB1D-8786-46E7-9007-2F870182840B}" srcOrd="1" destOrd="0" presId="urn:microsoft.com/office/officeart/2005/8/layout/hProcess6"/>
    <dgm:cxn modelId="{DBF98240-5802-49B6-9D1A-3CB76A9B0638}" type="presOf" srcId="{C1C8A8BC-A1E8-4780-A1A1-0335C8D7F428}" destId="{D7E47B3B-0080-4955-B8C7-498970AB3BBD}" srcOrd="1" destOrd="1" presId="urn:microsoft.com/office/officeart/2005/8/layout/hProcess6"/>
    <dgm:cxn modelId="{48C5D75B-9B8F-4293-B88C-3F5C076C666C}" type="presOf" srcId="{36C3AF3D-A30F-4ADA-B124-872B5B3AEA22}" destId="{A1ABDD76-C63E-4633-813E-6ADBAA130CB2}" srcOrd="1" destOrd="1" presId="urn:microsoft.com/office/officeart/2005/8/layout/hProcess6"/>
    <dgm:cxn modelId="{8F882260-2985-43C3-AB4D-E6EC7C902086}" srcId="{4D35A0B2-6ED4-4160-9CDD-77792672EA85}" destId="{F9A8C171-9FA9-4B4F-B0C4-3D16EE4DCFC6}" srcOrd="0" destOrd="0" parTransId="{0C41D069-CA83-4910-B7FE-4806AE844029}" sibTransId="{B2F5DC69-A242-4020-8D27-28C04D774DEE}"/>
    <dgm:cxn modelId="{F57F0462-3E0C-459E-8DC7-3F4ED9B841B8}" srcId="{4E398883-3C21-42C8-A595-72251F40D497}" destId="{0709073D-9ED8-4FF8-B1AE-9462B869DF25}" srcOrd="0" destOrd="0" parTransId="{19F702B7-0D3B-42BB-919B-7CF8D0E2480B}" sibTransId="{DD984708-B9AB-48F5-8D11-543229E3799D}"/>
    <dgm:cxn modelId="{F44A0A46-4FB2-40A9-AFD7-E46CF7C01126}" srcId="{F9A8C171-9FA9-4B4F-B0C4-3D16EE4DCFC6}" destId="{76542310-4C6B-431F-B620-BF88AE1F3761}" srcOrd="0" destOrd="0" parTransId="{6F951A6B-E403-4CB0-B2D4-EE27488ACEAE}" sibTransId="{112B0BD6-C282-4582-B9BE-9264834C9397}"/>
    <dgm:cxn modelId="{C8740250-9309-4393-BA33-AD443DC91D1C}" type="presOf" srcId="{C1C8A8BC-A1E8-4780-A1A1-0335C8D7F428}" destId="{859D6AE2-DB27-4354-ABE4-70D0B3177151}" srcOrd="0" destOrd="1" presId="urn:microsoft.com/office/officeart/2005/8/layout/hProcess6"/>
    <dgm:cxn modelId="{F16CF977-CCC5-4C6F-9039-9AAD9DFC5A7E}" type="presOf" srcId="{36C3AF3D-A30F-4ADA-B124-872B5B3AEA22}" destId="{CBB1D162-090B-420A-A0CF-AF0052838AE8}" srcOrd="0" destOrd="1" presId="urn:microsoft.com/office/officeart/2005/8/layout/hProcess6"/>
    <dgm:cxn modelId="{33F4D77A-A8C3-4A17-9D6A-FCE952486F00}" type="presOf" srcId="{F9A8C171-9FA9-4B4F-B0C4-3D16EE4DCFC6}" destId="{31F5CF1B-FCEC-42BF-A2F7-E10C49DAFDF7}" srcOrd="0" destOrd="0" presId="urn:microsoft.com/office/officeart/2005/8/layout/hProcess6"/>
    <dgm:cxn modelId="{8F99DC90-7F0D-4BEF-B0AB-D8569860C5C2}" type="presOf" srcId="{76542310-4C6B-431F-B620-BF88AE1F3761}" destId="{A1ABDD76-C63E-4633-813E-6ADBAA130CB2}" srcOrd="1" destOrd="0" presId="urn:microsoft.com/office/officeart/2005/8/layout/hProcess6"/>
    <dgm:cxn modelId="{E260B0BC-0DC0-46F1-A942-6B6D16E940F6}" type="presOf" srcId="{8B333699-D5B5-4EE8-B621-413C6BF5407E}" destId="{36077ED3-8002-4F31-9EDA-3F338F973CB3}" srcOrd="0" destOrd="0" presId="urn:microsoft.com/office/officeart/2005/8/layout/hProcess6"/>
    <dgm:cxn modelId="{84C160C8-0C1E-4F45-A0C3-98A43701986F}" srcId="{F9A8C171-9FA9-4B4F-B0C4-3D16EE4DCFC6}" destId="{36C3AF3D-A30F-4ADA-B124-872B5B3AEA22}" srcOrd="1" destOrd="0" parTransId="{EE47E088-083F-4831-BC94-B9A0C99C628C}" sibTransId="{26095F16-9CF8-4D6B-998B-CDABB381ABF2}"/>
    <dgm:cxn modelId="{F12322CA-6E6A-42A9-87AF-2E6511EA61E2}" type="presOf" srcId="{4D35A0B2-6ED4-4160-9CDD-77792672EA85}" destId="{F20BAF7B-3AC7-4C8E-BD7B-28D950EDCDF9}" srcOrd="0" destOrd="0" presId="urn:microsoft.com/office/officeart/2005/8/layout/hProcess6"/>
    <dgm:cxn modelId="{E003C6CF-DF89-4A54-90CB-A0C6D309C607}" type="presOf" srcId="{0709073D-9ED8-4FF8-B1AE-9462B869DF25}" destId="{D7E47B3B-0080-4955-B8C7-498970AB3BBD}" srcOrd="1" destOrd="0" presId="urn:microsoft.com/office/officeart/2005/8/layout/hProcess6"/>
    <dgm:cxn modelId="{52BA1AD3-D3F9-4771-AEF5-7C0702BCC3B3}" srcId="{4E398883-3C21-42C8-A595-72251F40D497}" destId="{C1C8A8BC-A1E8-4780-A1A1-0335C8D7F428}" srcOrd="1" destOrd="0" parTransId="{A7C9B74E-344A-4946-9BBA-3997FE72D12D}" sibTransId="{41D7C81E-D696-42DD-A539-43CB3C49EBEA}"/>
    <dgm:cxn modelId="{9359BFE8-B515-4EC2-9A53-551EDA29CEC8}" type="presOf" srcId="{76542310-4C6B-431F-B620-BF88AE1F3761}" destId="{CBB1D162-090B-420A-A0CF-AF0052838AE8}" srcOrd="0" destOrd="0" presId="urn:microsoft.com/office/officeart/2005/8/layout/hProcess6"/>
    <dgm:cxn modelId="{A1019302-FD91-460A-936C-5742F400E280}" type="presParOf" srcId="{F20BAF7B-3AC7-4C8E-BD7B-28D950EDCDF9}" destId="{AC158FF6-C84A-4DF9-9C0A-4F4EB761EA65}" srcOrd="0" destOrd="0" presId="urn:microsoft.com/office/officeart/2005/8/layout/hProcess6"/>
    <dgm:cxn modelId="{1D9AF1AE-29DD-4720-A0D2-C1A9A0C67B07}" type="presParOf" srcId="{AC158FF6-C84A-4DF9-9C0A-4F4EB761EA65}" destId="{2DDAE26E-AA44-4303-9A78-83DDC0FD2B94}" srcOrd="0" destOrd="0" presId="urn:microsoft.com/office/officeart/2005/8/layout/hProcess6"/>
    <dgm:cxn modelId="{10105B29-47FA-4591-B67E-BCD0DE1A54A9}" type="presParOf" srcId="{AC158FF6-C84A-4DF9-9C0A-4F4EB761EA65}" destId="{CBB1D162-090B-420A-A0CF-AF0052838AE8}" srcOrd="1" destOrd="0" presId="urn:microsoft.com/office/officeart/2005/8/layout/hProcess6"/>
    <dgm:cxn modelId="{648064CB-9C08-4F43-9D6D-8D208911DA99}" type="presParOf" srcId="{AC158FF6-C84A-4DF9-9C0A-4F4EB761EA65}" destId="{A1ABDD76-C63E-4633-813E-6ADBAA130CB2}" srcOrd="2" destOrd="0" presId="urn:microsoft.com/office/officeart/2005/8/layout/hProcess6"/>
    <dgm:cxn modelId="{CDFBE929-24A9-4080-9195-37328D2C4346}" type="presParOf" srcId="{AC158FF6-C84A-4DF9-9C0A-4F4EB761EA65}" destId="{31F5CF1B-FCEC-42BF-A2F7-E10C49DAFDF7}" srcOrd="3" destOrd="0" presId="urn:microsoft.com/office/officeart/2005/8/layout/hProcess6"/>
    <dgm:cxn modelId="{DABE75F0-58F3-4B4E-AE94-CDA29F679129}" type="presParOf" srcId="{F20BAF7B-3AC7-4C8E-BD7B-28D950EDCDF9}" destId="{72EFAFEF-7517-453C-89B8-9A437B377E99}" srcOrd="1" destOrd="0" presId="urn:microsoft.com/office/officeart/2005/8/layout/hProcess6"/>
    <dgm:cxn modelId="{C01E4A48-53A0-4F59-8FCF-99A1B000C065}" type="presParOf" srcId="{F20BAF7B-3AC7-4C8E-BD7B-28D950EDCDF9}" destId="{EC56C765-705F-4386-90EE-9BEF203D1BC1}" srcOrd="2" destOrd="0" presId="urn:microsoft.com/office/officeart/2005/8/layout/hProcess6"/>
    <dgm:cxn modelId="{3AFC95F4-777A-453C-999A-6C078A8B8589}" type="presParOf" srcId="{EC56C765-705F-4386-90EE-9BEF203D1BC1}" destId="{D42E2321-CC88-4387-836B-C6BC7CA4864B}" srcOrd="0" destOrd="0" presId="urn:microsoft.com/office/officeart/2005/8/layout/hProcess6"/>
    <dgm:cxn modelId="{273B631B-14AA-4BD8-962F-A202CD7AE4A0}" type="presParOf" srcId="{EC56C765-705F-4386-90EE-9BEF203D1BC1}" destId="{859D6AE2-DB27-4354-ABE4-70D0B3177151}" srcOrd="1" destOrd="0" presId="urn:microsoft.com/office/officeart/2005/8/layout/hProcess6"/>
    <dgm:cxn modelId="{1F869199-FE7A-45CE-89F1-0E6B4F6B4B6C}" type="presParOf" srcId="{EC56C765-705F-4386-90EE-9BEF203D1BC1}" destId="{D7E47B3B-0080-4955-B8C7-498970AB3BBD}" srcOrd="2" destOrd="0" presId="urn:microsoft.com/office/officeart/2005/8/layout/hProcess6"/>
    <dgm:cxn modelId="{8692B482-815F-4E8E-8F63-5CBCDC105D4D}" type="presParOf" srcId="{EC56C765-705F-4386-90EE-9BEF203D1BC1}" destId="{F7523969-A9EC-4B23-B445-513ECC15FF7C}" srcOrd="3" destOrd="0" presId="urn:microsoft.com/office/officeart/2005/8/layout/hProcess6"/>
    <dgm:cxn modelId="{5148FBD9-BC60-4005-B1D2-ECAF1F507C26}" type="presParOf" srcId="{F20BAF7B-3AC7-4C8E-BD7B-28D950EDCDF9}" destId="{08A63CDE-2D5D-46E5-AA00-F12613D823D9}" srcOrd="3" destOrd="0" presId="urn:microsoft.com/office/officeart/2005/8/layout/hProcess6"/>
    <dgm:cxn modelId="{FC33196B-8D69-4B03-BC72-102C151E8804}" type="presParOf" srcId="{F20BAF7B-3AC7-4C8E-BD7B-28D950EDCDF9}" destId="{89BD4D2E-E3F6-46F5-B9BC-51D2D18ACAAE}" srcOrd="4" destOrd="0" presId="urn:microsoft.com/office/officeart/2005/8/layout/hProcess6"/>
    <dgm:cxn modelId="{B7D98DCD-7D7B-4D66-BB99-5EC575AF263D}" type="presParOf" srcId="{89BD4D2E-E3F6-46F5-B9BC-51D2D18ACAAE}" destId="{B452A9BC-EA89-4897-937E-637E1B502915}" srcOrd="0" destOrd="0" presId="urn:microsoft.com/office/officeart/2005/8/layout/hProcess6"/>
    <dgm:cxn modelId="{4379F270-A7D2-44F5-B77C-610975D3E265}" type="presParOf" srcId="{89BD4D2E-E3F6-46F5-B9BC-51D2D18ACAAE}" destId="{36077ED3-8002-4F31-9EDA-3F338F973CB3}" srcOrd="1" destOrd="0" presId="urn:microsoft.com/office/officeart/2005/8/layout/hProcess6"/>
    <dgm:cxn modelId="{24A629C5-F45B-4F78-9779-A4115B5E263C}" type="presParOf" srcId="{89BD4D2E-E3F6-46F5-B9BC-51D2D18ACAAE}" destId="{001EAB1D-8786-46E7-9007-2F870182840B}" srcOrd="2" destOrd="0" presId="urn:microsoft.com/office/officeart/2005/8/layout/hProcess6"/>
    <dgm:cxn modelId="{2785C302-E25F-495A-8AB1-AFE0B2BCC77D}" type="presParOf" srcId="{89BD4D2E-E3F6-46F5-B9BC-51D2D18ACAAE}" destId="{4405BD31-0E92-4292-A6A0-C2DA2AD83F6E}" srcOrd="3" destOrd="0" presId="urn:microsoft.com/office/officeart/2005/8/layout/hProcess6"/>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B1D162-090B-420A-A0CF-AF0052838AE8}">
      <dsp:nvSpPr>
        <dsp:cNvPr id="0" name=""/>
        <dsp:cNvSpPr/>
      </dsp:nvSpPr>
      <dsp:spPr>
        <a:xfrm>
          <a:off x="376047" y="755629"/>
          <a:ext cx="1492880" cy="1304965"/>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11430" bIns="5715" numCol="1" spcCol="1270" anchor="ctr" anchorCtr="0">
          <a:noAutofit/>
        </a:bodyPr>
        <a:lstStyle/>
        <a:p>
          <a:pPr marL="57150" lvl="1" indent="-57150" algn="l" defTabSz="400050">
            <a:lnSpc>
              <a:spcPct val="90000"/>
            </a:lnSpc>
            <a:spcBef>
              <a:spcPct val="0"/>
            </a:spcBef>
            <a:spcAft>
              <a:spcPct val="15000"/>
            </a:spcAft>
            <a:buChar char="•"/>
          </a:pPr>
          <a:r>
            <a:rPr lang="en-IN" sz="900" kern="1200"/>
            <a:t>HTML,CSS &amp; JS</a:t>
          </a:r>
        </a:p>
        <a:p>
          <a:pPr marL="57150" lvl="1" indent="-57150" algn="l" defTabSz="444500">
            <a:lnSpc>
              <a:spcPct val="90000"/>
            </a:lnSpc>
            <a:spcBef>
              <a:spcPct val="0"/>
            </a:spcBef>
            <a:spcAft>
              <a:spcPct val="15000"/>
            </a:spcAft>
            <a:buChar char="•"/>
          </a:pPr>
          <a:r>
            <a:rPr lang="en-IN" sz="1000" kern="1200"/>
            <a:t>restful API Spark/Scala Gson</a:t>
          </a:r>
        </a:p>
      </dsp:txBody>
      <dsp:txXfrm>
        <a:off x="749267" y="951374"/>
        <a:ext cx="727779" cy="913475"/>
      </dsp:txXfrm>
    </dsp:sp>
    <dsp:sp modelId="{31F5CF1B-FCEC-42BF-A2F7-E10C49DAFDF7}">
      <dsp:nvSpPr>
        <dsp:cNvPr id="0" name=""/>
        <dsp:cNvSpPr/>
      </dsp:nvSpPr>
      <dsp:spPr>
        <a:xfrm>
          <a:off x="2827" y="1034892"/>
          <a:ext cx="746440" cy="746440"/>
        </a:xfrm>
        <a:prstGeom prst="ellipse">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Presentation layer/client side/UI</a:t>
          </a:r>
        </a:p>
      </dsp:txBody>
      <dsp:txXfrm>
        <a:off x="112141" y="1144206"/>
        <a:ext cx="527812" cy="527812"/>
      </dsp:txXfrm>
    </dsp:sp>
    <dsp:sp modelId="{859D6AE2-DB27-4354-ABE4-70D0B3177151}">
      <dsp:nvSpPr>
        <dsp:cNvPr id="0" name=""/>
        <dsp:cNvSpPr/>
      </dsp:nvSpPr>
      <dsp:spPr>
        <a:xfrm>
          <a:off x="2335452" y="755629"/>
          <a:ext cx="1492880" cy="1304965"/>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11430" bIns="5715" numCol="1" spcCol="1270" anchor="ctr" anchorCtr="0">
          <a:noAutofit/>
        </a:bodyPr>
        <a:lstStyle/>
        <a:p>
          <a:pPr marL="57150" lvl="1" indent="-57150" algn="l" defTabSz="400050">
            <a:lnSpc>
              <a:spcPct val="90000"/>
            </a:lnSpc>
            <a:spcBef>
              <a:spcPct val="0"/>
            </a:spcBef>
            <a:spcAft>
              <a:spcPct val="15000"/>
            </a:spcAft>
            <a:buChar char="•"/>
          </a:pPr>
          <a:r>
            <a:rPr lang="en-IN" sz="900" kern="1200"/>
            <a:t>Java,maven framework</a:t>
          </a:r>
        </a:p>
        <a:p>
          <a:pPr marL="57150" lvl="1" indent="-57150" algn="l" defTabSz="400050">
            <a:lnSpc>
              <a:spcPct val="90000"/>
            </a:lnSpc>
            <a:spcBef>
              <a:spcPct val="0"/>
            </a:spcBef>
            <a:spcAft>
              <a:spcPct val="15000"/>
            </a:spcAft>
            <a:buChar char="•"/>
          </a:pPr>
          <a:r>
            <a:rPr lang="en-IN" sz="900" kern="1200"/>
            <a:t>JDBC</a:t>
          </a:r>
        </a:p>
      </dsp:txBody>
      <dsp:txXfrm>
        <a:off x="2708672" y="951374"/>
        <a:ext cx="727779" cy="913475"/>
      </dsp:txXfrm>
    </dsp:sp>
    <dsp:sp modelId="{F7523969-A9EC-4B23-B445-513ECC15FF7C}">
      <dsp:nvSpPr>
        <dsp:cNvPr id="0" name=""/>
        <dsp:cNvSpPr/>
      </dsp:nvSpPr>
      <dsp:spPr>
        <a:xfrm>
          <a:off x="1962232" y="1034892"/>
          <a:ext cx="746440" cy="74644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backend/application/operation layer</a:t>
          </a:r>
        </a:p>
      </dsp:txBody>
      <dsp:txXfrm>
        <a:off x="2071546" y="1144206"/>
        <a:ext cx="527812" cy="527812"/>
      </dsp:txXfrm>
    </dsp:sp>
    <dsp:sp modelId="{36077ED3-8002-4F31-9EDA-3F338F973CB3}">
      <dsp:nvSpPr>
        <dsp:cNvPr id="0" name=""/>
        <dsp:cNvSpPr/>
      </dsp:nvSpPr>
      <dsp:spPr>
        <a:xfrm>
          <a:off x="4294857" y="755629"/>
          <a:ext cx="1492880" cy="1304965"/>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10160" bIns="5080" numCol="1" spcCol="1270" anchor="ctr" anchorCtr="0">
          <a:noAutofit/>
        </a:bodyPr>
        <a:lstStyle/>
        <a:p>
          <a:pPr marL="0" lvl="0" indent="0" algn="ctr" defTabSz="355600">
            <a:lnSpc>
              <a:spcPct val="90000"/>
            </a:lnSpc>
            <a:spcBef>
              <a:spcPct val="0"/>
            </a:spcBef>
            <a:spcAft>
              <a:spcPct val="35000"/>
            </a:spcAft>
            <a:buNone/>
          </a:pPr>
          <a:r>
            <a:rPr lang="en-IN" sz="800" kern="1200"/>
            <a:t>data taken from user by frontend get stored in database due to http requuests sent from backend</a:t>
          </a:r>
        </a:p>
      </dsp:txBody>
      <dsp:txXfrm>
        <a:off x="4668077" y="951374"/>
        <a:ext cx="727779" cy="913475"/>
      </dsp:txXfrm>
    </dsp:sp>
    <dsp:sp modelId="{4405BD31-0E92-4292-A6A0-C2DA2AD83F6E}">
      <dsp:nvSpPr>
        <dsp:cNvPr id="0" name=""/>
        <dsp:cNvSpPr/>
      </dsp:nvSpPr>
      <dsp:spPr>
        <a:xfrm>
          <a:off x="3921637" y="1034892"/>
          <a:ext cx="746440" cy="74644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DBMS/data/devside layer</a:t>
          </a:r>
          <a:br>
            <a:rPr lang="en-IN" sz="900" kern="1200"/>
          </a:br>
          <a:r>
            <a:rPr lang="en-IN" sz="900" kern="1200"/>
            <a:t>MySQL</a:t>
          </a:r>
        </a:p>
      </dsp:txBody>
      <dsp:txXfrm>
        <a:off x="4030951" y="1144206"/>
        <a:ext cx="527812" cy="52781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FA0F304210E41119FD32E5598F7E87C"/>
        <w:category>
          <w:name w:val="General"/>
          <w:gallery w:val="placeholder"/>
        </w:category>
        <w:types>
          <w:type w:val="bbPlcHdr"/>
        </w:types>
        <w:behaviors>
          <w:behavior w:val="content"/>
        </w:behaviors>
        <w:guid w:val="{A5F71FAC-0EC6-4BEB-B183-3A8CFD3474FD}"/>
      </w:docPartPr>
      <w:docPartBody>
        <w:p w:rsidR="00672F68" w:rsidRDefault="008057CE" w:rsidP="008057CE">
          <w:pPr>
            <w:pStyle w:val="1FA0F304210E41119FD32E5598F7E87C"/>
          </w:pPr>
          <w:r>
            <w:rPr>
              <w:rFonts w:asciiTheme="majorHAnsi" w:eastAsiaTheme="majorEastAsia" w:hAnsiTheme="majorHAnsi" w:cstheme="majorBidi"/>
              <w:caps/>
              <w:color w:val="4472C4" w:themeColor="accent1"/>
              <w:sz w:val="80"/>
              <w:szCs w:val="80"/>
            </w:rPr>
            <w:t>[Document title]</w:t>
          </w:r>
        </w:p>
      </w:docPartBody>
    </w:docPart>
    <w:docPart>
      <w:docPartPr>
        <w:name w:val="06A3233FCB704ED792A50D6EACE04FF5"/>
        <w:category>
          <w:name w:val="General"/>
          <w:gallery w:val="placeholder"/>
        </w:category>
        <w:types>
          <w:type w:val="bbPlcHdr"/>
        </w:types>
        <w:behaviors>
          <w:behavior w:val="content"/>
        </w:behaviors>
        <w:guid w:val="{F05421B7-4A94-4F46-B6F8-DDF76BB8D8A3}"/>
      </w:docPartPr>
      <w:docPartBody>
        <w:p w:rsidR="00672F68" w:rsidRDefault="008057CE" w:rsidP="008057CE">
          <w:pPr>
            <w:pStyle w:val="06A3233FCB704ED792A50D6EACE04FF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dern Love">
    <w:charset w:val="00"/>
    <w:family w:val="decorative"/>
    <w:pitch w:val="variable"/>
    <w:sig w:usb0="8000002F" w:usb1="0000000A" w:usb2="00000000" w:usb3="00000000" w:csb0="00000001" w:csb1="00000000"/>
  </w:font>
  <w:font w:name="Nunito">
    <w:charset w:val="00"/>
    <w:family w:val="auto"/>
    <w:pitch w:val="variable"/>
    <w:sig w:usb0="A00002FF" w:usb1="5000204B" w:usb2="00000000" w:usb3="00000000" w:csb0="00000197" w:csb1="00000000"/>
  </w:font>
  <w:font w:name="Dreaming Outloud Script Pro">
    <w:charset w:val="00"/>
    <w:family w:val="script"/>
    <w:pitch w:val="variable"/>
    <w:sig w:usb0="800000EF" w:usb1="0000000A" w:usb2="00000008" w:usb3="00000000" w:csb0="00000001" w:csb1="00000000"/>
  </w:font>
  <w:font w:name="Aparajita">
    <w:panose1 w:val="02020603050405020304"/>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gneto">
    <w:panose1 w:val="04030805050802020D02"/>
    <w:charset w:val="00"/>
    <w:family w:val="decorativ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Harlow Solid Italic">
    <w:panose1 w:val="04030604020F02020D02"/>
    <w:charset w:val="00"/>
    <w:family w:val="decorative"/>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Kristen ITC">
    <w:panose1 w:val="0305050204020203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CE"/>
    <w:rsid w:val="00077D78"/>
    <w:rsid w:val="000E5A16"/>
    <w:rsid w:val="001B14D3"/>
    <w:rsid w:val="003059F1"/>
    <w:rsid w:val="00326074"/>
    <w:rsid w:val="00355346"/>
    <w:rsid w:val="00361215"/>
    <w:rsid w:val="003A02F9"/>
    <w:rsid w:val="003C452B"/>
    <w:rsid w:val="003F40D7"/>
    <w:rsid w:val="00436470"/>
    <w:rsid w:val="004C6E32"/>
    <w:rsid w:val="00664919"/>
    <w:rsid w:val="00672F68"/>
    <w:rsid w:val="0067563D"/>
    <w:rsid w:val="00784B00"/>
    <w:rsid w:val="008057CE"/>
    <w:rsid w:val="00872926"/>
    <w:rsid w:val="008D3204"/>
    <w:rsid w:val="00907C99"/>
    <w:rsid w:val="009348BC"/>
    <w:rsid w:val="009878FC"/>
    <w:rsid w:val="00AD3108"/>
    <w:rsid w:val="00B358FA"/>
    <w:rsid w:val="00C851FE"/>
    <w:rsid w:val="00E510F5"/>
    <w:rsid w:val="00E5360E"/>
    <w:rsid w:val="00F51FC2"/>
    <w:rsid w:val="00FB4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A0F304210E41119FD32E5598F7E87C">
    <w:name w:val="1FA0F304210E41119FD32E5598F7E87C"/>
    <w:rsid w:val="008057CE"/>
  </w:style>
  <w:style w:type="paragraph" w:customStyle="1" w:styleId="06A3233FCB704ED792A50D6EACE04FF5">
    <w:name w:val="06A3233FCB704ED792A50D6EACE04FF5"/>
    <w:rsid w:val="008057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roll no.-11</PublishDate>
  <Abstract>Is population good or bad,Let’s see this dual edged knife(can be good or harmful as per usage) through my views!!</Abstract>
  <CompanyAddress>Computer engineering</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A51A3CC-BC63-4D38-9B19-A4A56A18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34</Pages>
  <Words>3980</Words>
  <Characters>22691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Bio-Code</vt:lpstr>
    </vt:vector>
  </TitlesOfParts>
  <Company>S.E.(sem-4)</Company>
  <LinksUpToDate>false</LinksUpToDate>
  <CharactersWithSpaces>26618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Bio-Code</dc:title>
  <dc:subject>By Arabinda Chand</dc:subject>
  <dc:creator>swag</dc:creator>
  <cp:keywords/>
  <dc:description/>
  <cp:lastModifiedBy>Swag Star</cp:lastModifiedBy>
  <cp:revision>9</cp:revision>
  <cp:lastPrinted>2024-10-28T08:06:00Z</cp:lastPrinted>
  <dcterms:created xsi:type="dcterms:W3CDTF">2025-03-30T03:35:00Z</dcterms:created>
  <dcterms:modified xsi:type="dcterms:W3CDTF">2025-03-30T08:02:00Z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40ED86CC5E19466DBBE5EA2D3E46F189_13</vt:lpwstr>
  </property>
  <property fmtid="{D5CDD505-2E9C-101B-9397-08002B2CF9AE}" pid="3" name="KSOProductBuildVer">
    <vt:lpwstr>1033-12.2.0.18283</vt:lpwstr>
  </property>
  <property fmtid="{D5CDD505-2E9C-101B-9397-08002B2CF9AE}" pid="4" name="_DocHome">
    <vt:i4>1798507148</vt:i4>
  </property>
</Properties>
</file>